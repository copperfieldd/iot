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BC6147" w14:textId="4B30917E" w:rsidR="00437568" w:rsidRDefault="00C11A41" w:rsidP="00193317">
      <w:pPr>
        <w:pStyle w:val="1"/>
        <w:jc w:val="center"/>
      </w:pPr>
      <w:bookmarkStart w:id="0" w:name="_Toc527611502"/>
      <w:r>
        <w:t>智能抄表</w:t>
      </w:r>
      <w:r w:rsidR="00887AA5" w:rsidRPr="00F23C19">
        <w:t>系统</w:t>
      </w:r>
      <w:r>
        <w:rPr>
          <w:rFonts w:hint="eastAsia"/>
        </w:rPr>
        <w:t>业务</w:t>
      </w:r>
      <w:r w:rsidR="00887AA5">
        <w:rPr>
          <w:rFonts w:hint="eastAsia"/>
        </w:rPr>
        <w:t>需求</w:t>
      </w:r>
      <w:r w:rsidR="00166EA2">
        <w:rPr>
          <w:rFonts w:hint="eastAsia"/>
        </w:rPr>
        <w:t>文档</w:t>
      </w:r>
      <w:bookmarkEnd w:id="0"/>
    </w:p>
    <w:p w14:paraId="5CC6133E" w14:textId="77777777" w:rsidR="00437568" w:rsidRDefault="00437568" w:rsidP="00437568">
      <w:pPr>
        <w:pStyle w:val="a7"/>
        <w:rPr>
          <w:rFonts w:ascii="微软雅黑" w:eastAsia="微软雅黑" w:hAnsi="微软雅黑" w:cs="微软雅黑"/>
          <w:i/>
        </w:rPr>
      </w:pPr>
      <w:bookmarkStart w:id="1" w:name="_Toc13177"/>
      <w:bookmarkStart w:id="2" w:name="_Toc527611503"/>
      <w:r>
        <w:rPr>
          <w:rFonts w:ascii="微软雅黑" w:eastAsia="微软雅黑" w:hAnsi="微软雅黑" w:cs="微软雅黑" w:hint="eastAsia"/>
        </w:rPr>
        <w:t>修订历史记录</w:t>
      </w:r>
      <w:bookmarkEnd w:id="1"/>
      <w:bookmarkEnd w:id="2"/>
    </w:p>
    <w:p w14:paraId="35DD248A" w14:textId="77777777" w:rsidR="00437568" w:rsidRDefault="00437568" w:rsidP="00437568">
      <w:pPr>
        <w:rPr>
          <w:rFonts w:ascii="微软雅黑" w:eastAsia="微软雅黑" w:hAnsi="微软雅黑" w:cs="微软雅黑"/>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88"/>
        <w:gridCol w:w="851"/>
        <w:gridCol w:w="5570"/>
        <w:gridCol w:w="1395"/>
      </w:tblGrid>
      <w:tr w:rsidR="00AF2E14" w14:paraId="5A0C008E" w14:textId="77777777" w:rsidTr="00AF2E14">
        <w:tc>
          <w:tcPr>
            <w:tcW w:w="1688" w:type="dxa"/>
          </w:tcPr>
          <w:p w14:paraId="7FCF9500" w14:textId="77777777" w:rsidR="00437568" w:rsidRPr="00AF2E14" w:rsidRDefault="00437568" w:rsidP="00B74123">
            <w:pPr>
              <w:pStyle w:val="Tabletext"/>
              <w:rPr>
                <w:rFonts w:ascii="微软雅黑" w:eastAsia="微软雅黑" w:hAnsi="微软雅黑" w:cs="微软雅黑"/>
                <w:b/>
                <w:sz w:val="24"/>
                <w:szCs w:val="24"/>
                <w:lang w:eastAsia="zh-CN"/>
              </w:rPr>
            </w:pPr>
            <w:r w:rsidRPr="00AF2E14">
              <w:rPr>
                <w:rFonts w:ascii="微软雅黑" w:eastAsia="微软雅黑" w:hAnsi="微软雅黑" w:cs="微软雅黑" w:hint="eastAsia"/>
                <w:b/>
                <w:sz w:val="24"/>
                <w:szCs w:val="24"/>
                <w:lang w:eastAsia="zh-CN"/>
              </w:rPr>
              <w:t>日期</w:t>
            </w:r>
          </w:p>
        </w:tc>
        <w:tc>
          <w:tcPr>
            <w:tcW w:w="851" w:type="dxa"/>
          </w:tcPr>
          <w:p w14:paraId="59941D28" w14:textId="77777777" w:rsidR="00437568" w:rsidRPr="00AF2E14" w:rsidRDefault="00437568" w:rsidP="00B74123">
            <w:pPr>
              <w:pStyle w:val="Tabletext"/>
              <w:rPr>
                <w:rFonts w:ascii="微软雅黑" w:eastAsia="微软雅黑" w:hAnsi="微软雅黑" w:cs="微软雅黑"/>
                <w:b/>
                <w:sz w:val="24"/>
                <w:szCs w:val="24"/>
                <w:lang w:eastAsia="zh-CN"/>
              </w:rPr>
            </w:pPr>
            <w:r w:rsidRPr="00AF2E14">
              <w:rPr>
                <w:rFonts w:ascii="微软雅黑" w:eastAsia="微软雅黑" w:hAnsi="微软雅黑" w:cs="微软雅黑" w:hint="eastAsia"/>
                <w:b/>
                <w:sz w:val="24"/>
                <w:szCs w:val="24"/>
                <w:lang w:eastAsia="zh-CN"/>
              </w:rPr>
              <w:t>版本</w:t>
            </w:r>
          </w:p>
        </w:tc>
        <w:tc>
          <w:tcPr>
            <w:tcW w:w="5570" w:type="dxa"/>
          </w:tcPr>
          <w:p w14:paraId="222F60A0" w14:textId="77777777" w:rsidR="00437568" w:rsidRPr="00AF2E14" w:rsidRDefault="00437568" w:rsidP="00B74123">
            <w:pPr>
              <w:pStyle w:val="Tabletext"/>
              <w:rPr>
                <w:rFonts w:ascii="微软雅黑" w:eastAsia="微软雅黑" w:hAnsi="微软雅黑" w:cs="微软雅黑"/>
                <w:b/>
                <w:sz w:val="24"/>
                <w:szCs w:val="24"/>
                <w:lang w:eastAsia="zh-CN"/>
              </w:rPr>
            </w:pPr>
            <w:r w:rsidRPr="00AF2E14">
              <w:rPr>
                <w:rFonts w:ascii="微软雅黑" w:eastAsia="微软雅黑" w:hAnsi="微软雅黑" w:cs="微软雅黑" w:hint="eastAsia"/>
                <w:b/>
                <w:sz w:val="24"/>
                <w:szCs w:val="24"/>
                <w:lang w:eastAsia="zh-CN"/>
              </w:rPr>
              <w:t>描述</w:t>
            </w:r>
          </w:p>
        </w:tc>
        <w:tc>
          <w:tcPr>
            <w:tcW w:w="1395" w:type="dxa"/>
          </w:tcPr>
          <w:p w14:paraId="0E9A8C7B" w14:textId="77777777" w:rsidR="00437568" w:rsidRPr="00AF2E14" w:rsidRDefault="00437568" w:rsidP="00B74123">
            <w:pPr>
              <w:pStyle w:val="Tabletext"/>
              <w:rPr>
                <w:rFonts w:ascii="微软雅黑" w:eastAsia="微软雅黑" w:hAnsi="微软雅黑" w:cs="微软雅黑"/>
                <w:b/>
                <w:sz w:val="24"/>
                <w:szCs w:val="24"/>
                <w:lang w:eastAsia="zh-CN"/>
              </w:rPr>
            </w:pPr>
            <w:r w:rsidRPr="00AF2E14">
              <w:rPr>
                <w:rFonts w:ascii="微软雅黑" w:eastAsia="微软雅黑" w:hAnsi="微软雅黑" w:cs="微软雅黑" w:hint="eastAsia"/>
                <w:b/>
                <w:sz w:val="24"/>
                <w:szCs w:val="24"/>
                <w:lang w:eastAsia="zh-CN"/>
              </w:rPr>
              <w:t>作者</w:t>
            </w:r>
          </w:p>
        </w:tc>
      </w:tr>
      <w:tr w:rsidR="00AF2E14" w14:paraId="3EC2B9F8" w14:textId="77777777" w:rsidTr="00AF2E14">
        <w:tc>
          <w:tcPr>
            <w:tcW w:w="1688" w:type="dxa"/>
          </w:tcPr>
          <w:p w14:paraId="197E386E" w14:textId="7D6852DB" w:rsidR="00437568" w:rsidRPr="00AF2E14" w:rsidRDefault="00DB0A88"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2018/4/17</w:t>
            </w:r>
          </w:p>
        </w:tc>
        <w:tc>
          <w:tcPr>
            <w:tcW w:w="851" w:type="dxa"/>
          </w:tcPr>
          <w:p w14:paraId="1A479C92" w14:textId="77777777" w:rsidR="00437568" w:rsidRPr="00AF2E14" w:rsidRDefault="00437568" w:rsidP="00A954C0">
            <w:pPr>
              <w:pStyle w:val="Tabletext"/>
              <w:rPr>
                <w:rFonts w:ascii="微软雅黑" w:eastAsia="微软雅黑" w:hAnsi="微软雅黑" w:cs="微软雅黑"/>
                <w:sz w:val="24"/>
                <w:szCs w:val="24"/>
                <w:lang w:eastAsia="zh-CN"/>
              </w:rPr>
            </w:pPr>
            <w:r w:rsidRPr="00AF2E14">
              <w:rPr>
                <w:rFonts w:ascii="微软雅黑" w:eastAsia="微软雅黑" w:hAnsi="微软雅黑" w:cs="微软雅黑" w:hint="eastAsia"/>
                <w:sz w:val="24"/>
                <w:szCs w:val="24"/>
                <w:lang w:eastAsia="zh-CN"/>
              </w:rPr>
              <w:t>V0.1</w:t>
            </w:r>
          </w:p>
        </w:tc>
        <w:tc>
          <w:tcPr>
            <w:tcW w:w="5570" w:type="dxa"/>
          </w:tcPr>
          <w:p w14:paraId="484E40E4" w14:textId="7FA37BC7" w:rsidR="00437568" w:rsidRPr="00AF2E14" w:rsidRDefault="00D26C57" w:rsidP="00C53242">
            <w:pPr>
              <w:pStyle w:val="Tabletext"/>
              <w:numPr>
                <w:ilvl w:val="0"/>
                <w:numId w:val="13"/>
              </w:numPr>
              <w:rPr>
                <w:rFonts w:ascii="微软雅黑" w:eastAsia="微软雅黑" w:hAnsi="微软雅黑" w:cs="微软雅黑"/>
                <w:sz w:val="24"/>
                <w:szCs w:val="24"/>
                <w:lang w:eastAsia="zh-CN"/>
              </w:rPr>
            </w:pPr>
            <w:r w:rsidRPr="00AF2E14">
              <w:rPr>
                <w:rFonts w:ascii="微软雅黑" w:eastAsia="微软雅黑" w:hAnsi="微软雅黑" w:cs="微软雅黑" w:hint="eastAsia"/>
                <w:sz w:val="24"/>
                <w:szCs w:val="24"/>
                <w:lang w:eastAsia="zh-CN"/>
              </w:rPr>
              <w:t>新建文档，根据与长虹同事沟通</w:t>
            </w:r>
            <w:r w:rsidR="00C6336C">
              <w:rPr>
                <w:rFonts w:ascii="微软雅黑" w:eastAsia="微软雅黑" w:hAnsi="微软雅黑" w:cs="微软雅黑" w:hint="eastAsia"/>
                <w:sz w:val="24"/>
                <w:szCs w:val="24"/>
                <w:lang w:eastAsia="zh-CN"/>
              </w:rPr>
              <w:t>会议</w:t>
            </w:r>
            <w:r w:rsidRPr="00AF2E14">
              <w:rPr>
                <w:rFonts w:ascii="微软雅黑" w:eastAsia="微软雅黑" w:hAnsi="微软雅黑" w:cs="微软雅黑" w:hint="eastAsia"/>
                <w:sz w:val="24"/>
                <w:szCs w:val="24"/>
                <w:lang w:eastAsia="zh-CN"/>
              </w:rPr>
              <w:t>结果，整理第一版本文档。</w:t>
            </w:r>
          </w:p>
        </w:tc>
        <w:tc>
          <w:tcPr>
            <w:tcW w:w="1395" w:type="dxa"/>
          </w:tcPr>
          <w:p w14:paraId="7D1C38FA" w14:textId="2C6A4E57" w:rsidR="00437568" w:rsidRPr="00AF2E14" w:rsidRDefault="00D26C57" w:rsidP="00A954C0">
            <w:pPr>
              <w:pStyle w:val="Tabletext"/>
              <w:rPr>
                <w:rFonts w:ascii="微软雅黑" w:eastAsia="微软雅黑" w:hAnsi="微软雅黑" w:cs="微软雅黑"/>
                <w:sz w:val="24"/>
                <w:szCs w:val="24"/>
                <w:lang w:eastAsia="zh-CN"/>
              </w:rPr>
            </w:pPr>
            <w:r w:rsidRPr="00AF2E14">
              <w:rPr>
                <w:rFonts w:ascii="微软雅黑" w:eastAsia="微软雅黑" w:hAnsi="微软雅黑" w:cs="微软雅黑" w:hint="eastAsia"/>
                <w:sz w:val="24"/>
                <w:szCs w:val="24"/>
                <w:lang w:eastAsia="zh-CN"/>
              </w:rPr>
              <w:t>范光雄</w:t>
            </w:r>
          </w:p>
        </w:tc>
      </w:tr>
      <w:tr w:rsidR="00DB0A88" w14:paraId="0F892729" w14:textId="77777777" w:rsidTr="00AF2E14">
        <w:tc>
          <w:tcPr>
            <w:tcW w:w="1688" w:type="dxa"/>
          </w:tcPr>
          <w:p w14:paraId="4EAC9AE9" w14:textId="5796A549" w:rsidR="00DB0A88" w:rsidRPr="00AF2E14" w:rsidRDefault="00DB0A88"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t>2018/4/23</w:t>
            </w:r>
          </w:p>
        </w:tc>
        <w:tc>
          <w:tcPr>
            <w:tcW w:w="851" w:type="dxa"/>
          </w:tcPr>
          <w:p w14:paraId="4EBFB4AF" w14:textId="1E10CC1E" w:rsidR="00DB0A88" w:rsidRPr="00AF2E14" w:rsidRDefault="003D420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V1.0</w:t>
            </w:r>
          </w:p>
        </w:tc>
        <w:tc>
          <w:tcPr>
            <w:tcW w:w="5570" w:type="dxa"/>
          </w:tcPr>
          <w:p w14:paraId="7D7D27DD" w14:textId="76D3DF5F" w:rsidR="00F437DF" w:rsidRDefault="00F437DF" w:rsidP="00C53242">
            <w:pPr>
              <w:pStyle w:val="Tabletext"/>
              <w:numPr>
                <w:ilvl w:val="0"/>
                <w:numId w:val="33"/>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确认</w:t>
            </w:r>
            <w:r w:rsidR="007619A6">
              <w:rPr>
                <w:rFonts w:ascii="微软雅黑" w:eastAsia="微软雅黑" w:hAnsi="微软雅黑" w:cs="微软雅黑" w:hint="eastAsia"/>
                <w:sz w:val="24"/>
                <w:szCs w:val="24"/>
                <w:lang w:eastAsia="zh-CN"/>
              </w:rPr>
              <w:t>全部需求。</w:t>
            </w:r>
          </w:p>
          <w:p w14:paraId="2B8387D3" w14:textId="456F3EEC" w:rsidR="008E3210" w:rsidRPr="00AF2E14" w:rsidRDefault="008E3210" w:rsidP="00C53242">
            <w:pPr>
              <w:pStyle w:val="Tabletext"/>
              <w:numPr>
                <w:ilvl w:val="0"/>
                <w:numId w:val="33"/>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添加地图模式。</w:t>
            </w:r>
          </w:p>
        </w:tc>
        <w:tc>
          <w:tcPr>
            <w:tcW w:w="1395" w:type="dxa"/>
          </w:tcPr>
          <w:p w14:paraId="6FFE72DB" w14:textId="5C9B3068" w:rsidR="00DB0A88" w:rsidRPr="00AF2E14" w:rsidRDefault="003D420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范光雄</w:t>
            </w:r>
          </w:p>
        </w:tc>
      </w:tr>
      <w:tr w:rsidR="00657FBB" w14:paraId="26A05AEE" w14:textId="77777777" w:rsidTr="00AF2E14">
        <w:tc>
          <w:tcPr>
            <w:tcW w:w="1688" w:type="dxa"/>
          </w:tcPr>
          <w:p w14:paraId="2AFC94D4" w14:textId="4D7435D9" w:rsidR="00657FBB" w:rsidRDefault="00657FBB"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t>2018/4/25</w:t>
            </w:r>
          </w:p>
        </w:tc>
        <w:tc>
          <w:tcPr>
            <w:tcW w:w="851" w:type="dxa"/>
          </w:tcPr>
          <w:p w14:paraId="36E64E8D" w14:textId="46F11687" w:rsidR="00657FBB" w:rsidRDefault="00657FBB"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V1.1</w:t>
            </w:r>
          </w:p>
        </w:tc>
        <w:tc>
          <w:tcPr>
            <w:tcW w:w="5570" w:type="dxa"/>
          </w:tcPr>
          <w:p w14:paraId="3C604047" w14:textId="1C0DF099" w:rsidR="00657FBB" w:rsidRDefault="00657FBB" w:rsidP="00C53242">
            <w:pPr>
              <w:pStyle w:val="Tabletext"/>
              <w:numPr>
                <w:ilvl w:val="0"/>
                <w:numId w:val="32"/>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根据长虹蒋延平反馈意见修改文档细节</w:t>
            </w:r>
          </w:p>
        </w:tc>
        <w:tc>
          <w:tcPr>
            <w:tcW w:w="1395" w:type="dxa"/>
          </w:tcPr>
          <w:p w14:paraId="538EC174" w14:textId="29FA082B" w:rsidR="00657FBB" w:rsidRDefault="00657FBB"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范光雄</w:t>
            </w:r>
          </w:p>
        </w:tc>
      </w:tr>
      <w:tr w:rsidR="00AA1A3D" w14:paraId="3C2E14C2" w14:textId="77777777" w:rsidTr="00AF2E14">
        <w:tc>
          <w:tcPr>
            <w:tcW w:w="1688" w:type="dxa"/>
          </w:tcPr>
          <w:p w14:paraId="5B0D610D" w14:textId="7DBA3481" w:rsidR="00AA1A3D" w:rsidRDefault="00AA1A3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t>2018/5/9</w:t>
            </w:r>
          </w:p>
        </w:tc>
        <w:tc>
          <w:tcPr>
            <w:tcW w:w="851" w:type="dxa"/>
          </w:tcPr>
          <w:p w14:paraId="2B5112EE" w14:textId="6B7D25CF" w:rsidR="00AA1A3D" w:rsidRDefault="00AA1A3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V1.2</w:t>
            </w:r>
          </w:p>
        </w:tc>
        <w:tc>
          <w:tcPr>
            <w:tcW w:w="5570" w:type="dxa"/>
          </w:tcPr>
          <w:p w14:paraId="604FFAD1" w14:textId="1E76B96C" w:rsidR="00AA1A3D" w:rsidRDefault="00AA1A3D" w:rsidP="00C53242">
            <w:pPr>
              <w:pStyle w:val="Tabletext"/>
              <w:numPr>
                <w:ilvl w:val="0"/>
                <w:numId w:val="31"/>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修改</w:t>
            </w:r>
            <w:r w:rsidR="00520A05">
              <w:rPr>
                <w:rFonts w:ascii="微软雅黑" w:eastAsia="微软雅黑" w:hAnsi="微软雅黑" w:cs="微软雅黑" w:hint="eastAsia"/>
                <w:sz w:val="24"/>
                <w:szCs w:val="24"/>
                <w:lang w:eastAsia="zh-CN"/>
              </w:rPr>
              <w:t>统计查询选择IMEI逻辑</w:t>
            </w:r>
          </w:p>
        </w:tc>
        <w:tc>
          <w:tcPr>
            <w:tcW w:w="1395" w:type="dxa"/>
          </w:tcPr>
          <w:p w14:paraId="77561344" w14:textId="624C5A23" w:rsidR="00AA1A3D" w:rsidRDefault="00AA1A3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范光雄</w:t>
            </w:r>
          </w:p>
        </w:tc>
      </w:tr>
      <w:tr w:rsidR="00BD743A" w14:paraId="7FB25A55" w14:textId="77777777" w:rsidTr="00AF2E14">
        <w:tc>
          <w:tcPr>
            <w:tcW w:w="1688" w:type="dxa"/>
          </w:tcPr>
          <w:p w14:paraId="41522F8E" w14:textId="5EB84130" w:rsidR="00BD743A" w:rsidRDefault="00BD743A"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t>2018/5/14</w:t>
            </w:r>
          </w:p>
        </w:tc>
        <w:tc>
          <w:tcPr>
            <w:tcW w:w="851" w:type="dxa"/>
          </w:tcPr>
          <w:p w14:paraId="08F734A7" w14:textId="6B4975CD" w:rsidR="00BD743A" w:rsidRDefault="00A953ED"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v2.0</w:t>
            </w:r>
          </w:p>
        </w:tc>
        <w:tc>
          <w:tcPr>
            <w:tcW w:w="5570" w:type="dxa"/>
          </w:tcPr>
          <w:p w14:paraId="755541E9" w14:textId="32C67D34" w:rsidR="00CC3BEB" w:rsidRDefault="00805C67" w:rsidP="00C53242">
            <w:pPr>
              <w:pStyle w:val="Tabletext"/>
              <w:numPr>
                <w:ilvl w:val="0"/>
                <w:numId w:val="27"/>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增加首页点击跳转二级页面逻辑。</w:t>
            </w:r>
          </w:p>
          <w:p w14:paraId="3F8CAAEC" w14:textId="1285F561" w:rsidR="00BD743A" w:rsidRDefault="00A953ED" w:rsidP="00C53242">
            <w:pPr>
              <w:pStyle w:val="Tabletext"/>
              <w:numPr>
                <w:ilvl w:val="0"/>
                <w:numId w:val="27"/>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增加系统中省、市选择功能，设备数据逻辑需要感知省、市两级行政区域。</w:t>
            </w:r>
          </w:p>
          <w:p w14:paraId="69E4BD09" w14:textId="77777777" w:rsidR="00701FF5" w:rsidRDefault="00701FF5" w:rsidP="00C53242">
            <w:pPr>
              <w:pStyle w:val="Tabletext"/>
              <w:numPr>
                <w:ilvl w:val="0"/>
                <w:numId w:val="27"/>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调整UPD协议报文格式，增加</w:t>
            </w:r>
            <w:r w:rsidRPr="00701FF5">
              <w:rPr>
                <w:rFonts w:ascii="微软雅黑" w:eastAsia="微软雅黑" w:hAnsi="微软雅黑" w:cs="微软雅黑"/>
                <w:sz w:val="24"/>
                <w:szCs w:val="24"/>
                <w:lang w:eastAsia="zh-CN"/>
              </w:rPr>
              <w:t>RSRQ、电池电压、CSQ、SNR、服务基站ID</w:t>
            </w:r>
            <w:r>
              <w:rPr>
                <w:rFonts w:ascii="微软雅黑" w:eastAsia="微软雅黑" w:hAnsi="微软雅黑" w:cs="微软雅黑" w:hint="eastAsia"/>
                <w:sz w:val="24"/>
                <w:szCs w:val="24"/>
                <w:lang w:eastAsia="zh-CN"/>
              </w:rPr>
              <w:t>字段。</w:t>
            </w:r>
          </w:p>
          <w:p w14:paraId="0EABAAE3" w14:textId="6C3FEFFF" w:rsidR="00B50019" w:rsidRDefault="00B50019" w:rsidP="00C53242">
            <w:pPr>
              <w:pStyle w:val="Tabletext"/>
              <w:numPr>
                <w:ilvl w:val="0"/>
                <w:numId w:val="27"/>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细化异常水表来源。</w:t>
            </w:r>
          </w:p>
        </w:tc>
        <w:tc>
          <w:tcPr>
            <w:tcW w:w="1395" w:type="dxa"/>
          </w:tcPr>
          <w:p w14:paraId="6AC76D20" w14:textId="77777777" w:rsidR="00BD743A" w:rsidRDefault="00BD743A" w:rsidP="00A954C0">
            <w:pPr>
              <w:pStyle w:val="Tabletext"/>
              <w:rPr>
                <w:rFonts w:ascii="微软雅黑" w:eastAsia="微软雅黑" w:hAnsi="微软雅黑" w:cs="微软雅黑"/>
                <w:sz w:val="24"/>
                <w:szCs w:val="24"/>
                <w:lang w:eastAsia="zh-CN"/>
              </w:rPr>
            </w:pPr>
          </w:p>
        </w:tc>
      </w:tr>
      <w:tr w:rsidR="008A7B70" w14:paraId="44232126" w14:textId="77777777" w:rsidTr="00AF2E14">
        <w:tc>
          <w:tcPr>
            <w:tcW w:w="1688" w:type="dxa"/>
          </w:tcPr>
          <w:p w14:paraId="262AA417" w14:textId="6C4153AB" w:rsidR="008A7B70" w:rsidRDefault="008A7B70"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t>2018/5/15</w:t>
            </w:r>
          </w:p>
        </w:tc>
        <w:tc>
          <w:tcPr>
            <w:tcW w:w="851" w:type="dxa"/>
          </w:tcPr>
          <w:p w14:paraId="4CE5C452" w14:textId="2133B81D" w:rsidR="008A7B70" w:rsidRDefault="008A7B70"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v2.1</w:t>
            </w:r>
          </w:p>
        </w:tc>
        <w:tc>
          <w:tcPr>
            <w:tcW w:w="5570" w:type="dxa"/>
          </w:tcPr>
          <w:p w14:paraId="35009C90" w14:textId="77777777" w:rsidR="008A7B70" w:rsidRDefault="008A7B70" w:rsidP="00C53242">
            <w:pPr>
              <w:pStyle w:val="Tabletext"/>
              <w:numPr>
                <w:ilvl w:val="0"/>
                <w:numId w:val="30"/>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添加系统全局参数</w:t>
            </w:r>
            <w:r w:rsidR="00456DFE">
              <w:rPr>
                <w:rFonts w:ascii="微软雅黑" w:eastAsia="微软雅黑" w:hAnsi="微软雅黑" w:cs="微软雅黑" w:hint="eastAsia"/>
                <w:sz w:val="24"/>
                <w:szCs w:val="24"/>
                <w:lang w:eastAsia="zh-CN"/>
              </w:rPr>
              <w:t>配置模块</w:t>
            </w:r>
            <w:r w:rsidR="002853FC">
              <w:rPr>
                <w:rFonts w:ascii="微软雅黑" w:eastAsia="微软雅黑" w:hAnsi="微软雅黑" w:cs="微软雅黑" w:hint="eastAsia"/>
                <w:sz w:val="24"/>
                <w:szCs w:val="24"/>
                <w:lang w:eastAsia="zh-CN"/>
              </w:rPr>
              <w:t>。</w:t>
            </w:r>
          </w:p>
          <w:p w14:paraId="25A95FF2" w14:textId="0A8EA195" w:rsidR="002853FC" w:rsidRDefault="002853FC" w:rsidP="00C53242">
            <w:pPr>
              <w:pStyle w:val="Tabletext"/>
              <w:numPr>
                <w:ilvl w:val="0"/>
                <w:numId w:val="30"/>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添加用户个性化数据功能。</w:t>
            </w:r>
          </w:p>
        </w:tc>
        <w:tc>
          <w:tcPr>
            <w:tcW w:w="1395" w:type="dxa"/>
          </w:tcPr>
          <w:p w14:paraId="6DD29ECD" w14:textId="312F93BB" w:rsidR="008A7B70" w:rsidRDefault="00456DFE"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范光雄</w:t>
            </w:r>
          </w:p>
        </w:tc>
      </w:tr>
      <w:tr w:rsidR="00DF2091" w14:paraId="762EBDE2" w14:textId="77777777" w:rsidTr="00AF2E14">
        <w:tc>
          <w:tcPr>
            <w:tcW w:w="1688" w:type="dxa"/>
          </w:tcPr>
          <w:p w14:paraId="681D4F38" w14:textId="68C5121B" w:rsidR="00DF2091" w:rsidRDefault="00DF2091" w:rsidP="00A954C0">
            <w:pPr>
              <w:pStyle w:val="Tabletext"/>
              <w:rPr>
                <w:rFonts w:ascii="微软雅黑" w:eastAsia="微软雅黑" w:hAnsi="微软雅黑" w:cs="微软雅黑"/>
                <w:sz w:val="24"/>
                <w:szCs w:val="24"/>
                <w:lang w:eastAsia="zh-CN"/>
              </w:rPr>
            </w:pPr>
            <w:r>
              <w:rPr>
                <w:rFonts w:ascii="微软雅黑" w:eastAsia="微软雅黑" w:hAnsi="微软雅黑" w:cs="微软雅黑"/>
                <w:sz w:val="24"/>
                <w:szCs w:val="24"/>
                <w:lang w:eastAsia="zh-CN"/>
              </w:rPr>
              <w:lastRenderedPageBreak/>
              <w:t>2018/5/23</w:t>
            </w:r>
          </w:p>
        </w:tc>
        <w:tc>
          <w:tcPr>
            <w:tcW w:w="851" w:type="dxa"/>
          </w:tcPr>
          <w:p w14:paraId="47751646" w14:textId="6B5487D9" w:rsidR="00DF2091" w:rsidRDefault="00DF2091"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v2.2</w:t>
            </w:r>
          </w:p>
        </w:tc>
        <w:tc>
          <w:tcPr>
            <w:tcW w:w="5570" w:type="dxa"/>
          </w:tcPr>
          <w:p w14:paraId="7549DDB7" w14:textId="76BE9DAB" w:rsidR="00DF2091" w:rsidRDefault="00DF2091" w:rsidP="00C53242">
            <w:pPr>
              <w:pStyle w:val="Tabletext"/>
              <w:numPr>
                <w:ilvl w:val="0"/>
                <w:numId w:val="35"/>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添加</w:t>
            </w:r>
            <w:r w:rsidR="00DA6636">
              <w:rPr>
                <w:rFonts w:ascii="微软雅黑" w:eastAsia="微软雅黑" w:hAnsi="微软雅黑" w:cs="微软雅黑" w:hint="eastAsia"/>
                <w:sz w:val="24"/>
                <w:szCs w:val="24"/>
                <w:lang w:eastAsia="zh-CN"/>
              </w:rPr>
              <w:t>更换水表页面。</w:t>
            </w:r>
          </w:p>
          <w:p w14:paraId="23F15801" w14:textId="09DD3F42" w:rsidR="00DA6636" w:rsidRDefault="00DA6636" w:rsidP="00C53242">
            <w:pPr>
              <w:pStyle w:val="Tabletext"/>
              <w:numPr>
                <w:ilvl w:val="0"/>
                <w:numId w:val="35"/>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添加异常水表独立页面</w:t>
            </w:r>
            <w:r w:rsidR="00AD663B">
              <w:rPr>
                <w:rFonts w:ascii="微软雅黑" w:eastAsia="微软雅黑" w:hAnsi="微软雅黑" w:cs="微软雅黑" w:hint="eastAsia"/>
                <w:sz w:val="24"/>
                <w:szCs w:val="24"/>
                <w:lang w:eastAsia="zh-CN"/>
              </w:rPr>
              <w:t>，添加异常原因描述</w:t>
            </w:r>
            <w:r>
              <w:rPr>
                <w:rFonts w:ascii="微软雅黑" w:eastAsia="微软雅黑" w:hAnsi="微软雅黑" w:cs="微软雅黑" w:hint="eastAsia"/>
                <w:sz w:val="24"/>
                <w:szCs w:val="24"/>
                <w:lang w:eastAsia="zh-CN"/>
              </w:rPr>
              <w:t>。</w:t>
            </w:r>
          </w:p>
          <w:p w14:paraId="71E449BA" w14:textId="54FF1C8D" w:rsidR="009B0807" w:rsidRDefault="00D11CA9" w:rsidP="00C53242">
            <w:pPr>
              <w:pStyle w:val="Tabletext"/>
              <w:numPr>
                <w:ilvl w:val="0"/>
                <w:numId w:val="35"/>
              </w:numPr>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管理员可以指定前端地图（百度或谷歌）。</w:t>
            </w:r>
          </w:p>
        </w:tc>
        <w:tc>
          <w:tcPr>
            <w:tcW w:w="1395" w:type="dxa"/>
          </w:tcPr>
          <w:p w14:paraId="5DED5DA7" w14:textId="179B335B" w:rsidR="00DF2091" w:rsidRDefault="00C022F7" w:rsidP="00A954C0">
            <w:pPr>
              <w:pStyle w:val="Tabletext"/>
              <w:rPr>
                <w:rFonts w:ascii="微软雅黑" w:eastAsia="微软雅黑" w:hAnsi="微软雅黑" w:cs="微软雅黑"/>
                <w:sz w:val="24"/>
                <w:szCs w:val="24"/>
                <w:lang w:eastAsia="zh-CN"/>
              </w:rPr>
            </w:pPr>
            <w:r>
              <w:rPr>
                <w:rFonts w:ascii="微软雅黑" w:eastAsia="微软雅黑" w:hAnsi="微软雅黑" w:cs="微软雅黑" w:hint="eastAsia"/>
                <w:sz w:val="24"/>
                <w:szCs w:val="24"/>
                <w:lang w:eastAsia="zh-CN"/>
              </w:rPr>
              <w:t>范光雄</w:t>
            </w:r>
          </w:p>
        </w:tc>
      </w:tr>
    </w:tbl>
    <w:p w14:paraId="0C7E5C7D" w14:textId="77777777" w:rsidR="00B27DD6" w:rsidRDefault="00437568" w:rsidP="00437568">
      <w:pPr>
        <w:widowControl/>
        <w:jc w:val="left"/>
        <w:rPr>
          <w:noProof/>
        </w:rPr>
      </w:pPr>
      <w:r>
        <w:br w:type="page"/>
      </w:r>
      <w:r w:rsidR="00193317">
        <w:fldChar w:fldCharType="begin"/>
      </w:r>
      <w:r w:rsidR="00193317">
        <w:instrText xml:space="preserve"> </w:instrText>
      </w:r>
      <w:r w:rsidR="00193317">
        <w:rPr>
          <w:rFonts w:hint="eastAsia"/>
        </w:rPr>
        <w:instrText>TOC \o "1-3"</w:instrText>
      </w:r>
      <w:r w:rsidR="00193317">
        <w:instrText xml:space="preserve"> </w:instrText>
      </w:r>
      <w:r w:rsidR="00193317">
        <w:fldChar w:fldCharType="separate"/>
      </w:r>
    </w:p>
    <w:p w14:paraId="66AEE659" w14:textId="77777777" w:rsidR="00B27DD6" w:rsidRDefault="00B27DD6">
      <w:pPr>
        <w:pStyle w:val="11"/>
        <w:tabs>
          <w:tab w:val="right" w:leader="dot" w:pos="8290"/>
        </w:tabs>
        <w:rPr>
          <w:rFonts w:eastAsiaTheme="minorEastAsia"/>
          <w:b w:val="0"/>
          <w:bCs w:val="0"/>
          <w:caps w:val="0"/>
          <w:noProof/>
          <w:sz w:val="24"/>
          <w:szCs w:val="24"/>
        </w:rPr>
      </w:pPr>
      <w:bookmarkStart w:id="3" w:name="_GoBack"/>
      <w:bookmarkEnd w:id="3"/>
      <w:r>
        <w:rPr>
          <w:noProof/>
        </w:rPr>
        <w:lastRenderedPageBreak/>
        <w:t>智能抄表系统业务需求文档</w:t>
      </w:r>
      <w:r>
        <w:rPr>
          <w:noProof/>
        </w:rPr>
        <w:tab/>
      </w:r>
      <w:r>
        <w:rPr>
          <w:noProof/>
        </w:rPr>
        <w:fldChar w:fldCharType="begin"/>
      </w:r>
      <w:r>
        <w:rPr>
          <w:noProof/>
        </w:rPr>
        <w:instrText xml:space="preserve"> PAGEREF _Toc527611502 \h </w:instrText>
      </w:r>
      <w:r>
        <w:rPr>
          <w:noProof/>
        </w:rPr>
      </w:r>
      <w:r>
        <w:rPr>
          <w:noProof/>
        </w:rPr>
        <w:fldChar w:fldCharType="separate"/>
      </w:r>
      <w:r>
        <w:rPr>
          <w:noProof/>
        </w:rPr>
        <w:t>1</w:t>
      </w:r>
      <w:r>
        <w:rPr>
          <w:noProof/>
        </w:rPr>
        <w:fldChar w:fldCharType="end"/>
      </w:r>
    </w:p>
    <w:p w14:paraId="5EC7D459" w14:textId="77777777" w:rsidR="00B27DD6" w:rsidRDefault="00B27DD6">
      <w:pPr>
        <w:pStyle w:val="11"/>
        <w:tabs>
          <w:tab w:val="right" w:leader="dot" w:pos="8290"/>
        </w:tabs>
        <w:rPr>
          <w:rFonts w:eastAsiaTheme="minorEastAsia"/>
          <w:b w:val="0"/>
          <w:bCs w:val="0"/>
          <w:caps w:val="0"/>
          <w:noProof/>
          <w:sz w:val="24"/>
          <w:szCs w:val="24"/>
        </w:rPr>
      </w:pPr>
      <w:r w:rsidRPr="00331116">
        <w:rPr>
          <w:rFonts w:ascii="微软雅黑" w:eastAsia="微软雅黑" w:hAnsi="微软雅黑" w:cs="微软雅黑"/>
          <w:noProof/>
        </w:rPr>
        <w:t>修订历史记录</w:t>
      </w:r>
      <w:r>
        <w:rPr>
          <w:noProof/>
        </w:rPr>
        <w:tab/>
      </w:r>
      <w:r>
        <w:rPr>
          <w:noProof/>
        </w:rPr>
        <w:fldChar w:fldCharType="begin"/>
      </w:r>
      <w:r>
        <w:rPr>
          <w:noProof/>
        </w:rPr>
        <w:instrText xml:space="preserve"> PAGEREF _Toc527611503 \h </w:instrText>
      </w:r>
      <w:r>
        <w:rPr>
          <w:noProof/>
        </w:rPr>
      </w:r>
      <w:r>
        <w:rPr>
          <w:noProof/>
        </w:rPr>
        <w:fldChar w:fldCharType="separate"/>
      </w:r>
      <w:r>
        <w:rPr>
          <w:noProof/>
        </w:rPr>
        <w:t>1</w:t>
      </w:r>
      <w:r>
        <w:rPr>
          <w:noProof/>
        </w:rPr>
        <w:fldChar w:fldCharType="end"/>
      </w:r>
    </w:p>
    <w:p w14:paraId="332A4960"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一、</w:t>
      </w:r>
      <w:r>
        <w:rPr>
          <w:rFonts w:eastAsiaTheme="minorEastAsia"/>
          <w:smallCaps w:val="0"/>
          <w:noProof/>
          <w:sz w:val="24"/>
          <w:szCs w:val="24"/>
        </w:rPr>
        <w:tab/>
      </w:r>
      <w:r w:rsidRPr="00331116">
        <w:rPr>
          <w:rFonts w:ascii="Microsoft YaHei" w:eastAsia="Microsoft YaHei" w:hAnsi="Microsoft YaHei"/>
          <w:noProof/>
        </w:rPr>
        <w:t>UI总体要求</w:t>
      </w:r>
      <w:r>
        <w:rPr>
          <w:noProof/>
        </w:rPr>
        <w:tab/>
      </w:r>
      <w:r>
        <w:rPr>
          <w:noProof/>
        </w:rPr>
        <w:fldChar w:fldCharType="begin"/>
      </w:r>
      <w:r>
        <w:rPr>
          <w:noProof/>
        </w:rPr>
        <w:instrText xml:space="preserve"> PAGEREF _Toc527611504 \h </w:instrText>
      </w:r>
      <w:r>
        <w:rPr>
          <w:noProof/>
        </w:rPr>
      </w:r>
      <w:r>
        <w:rPr>
          <w:noProof/>
        </w:rPr>
        <w:fldChar w:fldCharType="separate"/>
      </w:r>
      <w:r>
        <w:rPr>
          <w:noProof/>
        </w:rPr>
        <w:t>7</w:t>
      </w:r>
      <w:r>
        <w:rPr>
          <w:noProof/>
        </w:rPr>
        <w:fldChar w:fldCharType="end"/>
      </w:r>
    </w:p>
    <w:p w14:paraId="784DC90E"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二、</w:t>
      </w:r>
      <w:r>
        <w:rPr>
          <w:rFonts w:eastAsiaTheme="minorEastAsia"/>
          <w:smallCaps w:val="0"/>
          <w:noProof/>
          <w:sz w:val="24"/>
          <w:szCs w:val="24"/>
        </w:rPr>
        <w:tab/>
      </w:r>
      <w:r w:rsidRPr="00331116">
        <w:rPr>
          <w:rFonts w:ascii="Microsoft YaHei" w:eastAsia="Microsoft YaHei" w:hAnsi="Microsoft YaHei"/>
          <w:noProof/>
        </w:rPr>
        <w:t>硬件数据接入</w:t>
      </w:r>
      <w:r>
        <w:rPr>
          <w:noProof/>
        </w:rPr>
        <w:tab/>
      </w:r>
      <w:r>
        <w:rPr>
          <w:noProof/>
        </w:rPr>
        <w:fldChar w:fldCharType="begin"/>
      </w:r>
      <w:r>
        <w:rPr>
          <w:noProof/>
        </w:rPr>
        <w:instrText xml:space="preserve"> PAGEREF _Toc527611505 \h </w:instrText>
      </w:r>
      <w:r>
        <w:rPr>
          <w:noProof/>
        </w:rPr>
      </w:r>
      <w:r>
        <w:rPr>
          <w:noProof/>
        </w:rPr>
        <w:fldChar w:fldCharType="separate"/>
      </w:r>
      <w:r>
        <w:rPr>
          <w:noProof/>
        </w:rPr>
        <w:t>8</w:t>
      </w:r>
      <w:r>
        <w:rPr>
          <w:noProof/>
        </w:rPr>
        <w:fldChar w:fldCharType="end"/>
      </w:r>
    </w:p>
    <w:p w14:paraId="5B270E7A"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UDP协议数据接入</w:t>
      </w:r>
      <w:r>
        <w:rPr>
          <w:noProof/>
        </w:rPr>
        <w:tab/>
      </w:r>
      <w:r>
        <w:rPr>
          <w:noProof/>
        </w:rPr>
        <w:fldChar w:fldCharType="begin"/>
      </w:r>
      <w:r>
        <w:rPr>
          <w:noProof/>
        </w:rPr>
        <w:instrText xml:space="preserve"> PAGEREF _Toc527611506 \h </w:instrText>
      </w:r>
      <w:r>
        <w:rPr>
          <w:noProof/>
        </w:rPr>
      </w:r>
      <w:r>
        <w:rPr>
          <w:noProof/>
        </w:rPr>
        <w:fldChar w:fldCharType="separate"/>
      </w:r>
      <w:r>
        <w:rPr>
          <w:noProof/>
        </w:rPr>
        <w:t>8</w:t>
      </w:r>
      <w:r>
        <w:rPr>
          <w:noProof/>
        </w:rPr>
        <w:fldChar w:fldCharType="end"/>
      </w:r>
    </w:p>
    <w:p w14:paraId="046349D9"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MQTT协议数据接入</w:t>
      </w:r>
      <w:r>
        <w:rPr>
          <w:noProof/>
        </w:rPr>
        <w:tab/>
      </w:r>
      <w:r>
        <w:rPr>
          <w:noProof/>
        </w:rPr>
        <w:fldChar w:fldCharType="begin"/>
      </w:r>
      <w:r>
        <w:rPr>
          <w:noProof/>
        </w:rPr>
        <w:instrText xml:space="preserve"> PAGEREF _Toc527611507 \h </w:instrText>
      </w:r>
      <w:r>
        <w:rPr>
          <w:noProof/>
        </w:rPr>
      </w:r>
      <w:r>
        <w:rPr>
          <w:noProof/>
        </w:rPr>
        <w:fldChar w:fldCharType="separate"/>
      </w:r>
      <w:r>
        <w:rPr>
          <w:noProof/>
        </w:rPr>
        <w:t>8</w:t>
      </w:r>
      <w:r>
        <w:rPr>
          <w:noProof/>
        </w:rPr>
        <w:fldChar w:fldCharType="end"/>
      </w:r>
    </w:p>
    <w:p w14:paraId="7014B00B"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CoAP协议数据接入</w:t>
      </w:r>
      <w:r>
        <w:rPr>
          <w:noProof/>
        </w:rPr>
        <w:tab/>
      </w:r>
      <w:r>
        <w:rPr>
          <w:noProof/>
        </w:rPr>
        <w:fldChar w:fldCharType="begin"/>
      </w:r>
      <w:r>
        <w:rPr>
          <w:noProof/>
        </w:rPr>
        <w:instrText xml:space="preserve"> PAGEREF _Toc527611508 \h </w:instrText>
      </w:r>
      <w:r>
        <w:rPr>
          <w:noProof/>
        </w:rPr>
      </w:r>
      <w:r>
        <w:rPr>
          <w:noProof/>
        </w:rPr>
        <w:fldChar w:fldCharType="separate"/>
      </w:r>
      <w:r>
        <w:rPr>
          <w:noProof/>
        </w:rPr>
        <w:t>8</w:t>
      </w:r>
      <w:r>
        <w:rPr>
          <w:noProof/>
        </w:rPr>
        <w:fldChar w:fldCharType="end"/>
      </w:r>
    </w:p>
    <w:p w14:paraId="64B28843"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电信平台数据接入</w:t>
      </w:r>
      <w:r>
        <w:rPr>
          <w:noProof/>
        </w:rPr>
        <w:tab/>
      </w:r>
      <w:r>
        <w:rPr>
          <w:noProof/>
        </w:rPr>
        <w:fldChar w:fldCharType="begin"/>
      </w:r>
      <w:r>
        <w:rPr>
          <w:noProof/>
        </w:rPr>
        <w:instrText xml:space="preserve"> PAGEREF _Toc527611509 \h </w:instrText>
      </w:r>
      <w:r>
        <w:rPr>
          <w:noProof/>
        </w:rPr>
      </w:r>
      <w:r>
        <w:rPr>
          <w:noProof/>
        </w:rPr>
        <w:fldChar w:fldCharType="separate"/>
      </w:r>
      <w:r>
        <w:rPr>
          <w:noProof/>
        </w:rPr>
        <w:t>8</w:t>
      </w:r>
      <w:r>
        <w:rPr>
          <w:noProof/>
        </w:rPr>
        <w:fldChar w:fldCharType="end"/>
      </w:r>
    </w:p>
    <w:p w14:paraId="30224C54"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三、</w:t>
      </w:r>
      <w:r>
        <w:rPr>
          <w:rFonts w:eastAsiaTheme="minorEastAsia"/>
          <w:smallCaps w:val="0"/>
          <w:noProof/>
          <w:sz w:val="24"/>
          <w:szCs w:val="24"/>
        </w:rPr>
        <w:tab/>
      </w:r>
      <w:r w:rsidRPr="00331116">
        <w:rPr>
          <w:rFonts w:ascii="Microsoft YaHei" w:eastAsia="Microsoft YaHei" w:hAnsi="Microsoft YaHei"/>
          <w:noProof/>
        </w:rPr>
        <w:t>主页</w:t>
      </w:r>
      <w:r>
        <w:rPr>
          <w:noProof/>
        </w:rPr>
        <w:tab/>
      </w:r>
      <w:r>
        <w:rPr>
          <w:noProof/>
        </w:rPr>
        <w:fldChar w:fldCharType="begin"/>
      </w:r>
      <w:r>
        <w:rPr>
          <w:noProof/>
        </w:rPr>
        <w:instrText xml:space="preserve"> PAGEREF _Toc527611510 \h </w:instrText>
      </w:r>
      <w:r>
        <w:rPr>
          <w:noProof/>
        </w:rPr>
      </w:r>
      <w:r>
        <w:rPr>
          <w:noProof/>
        </w:rPr>
        <w:fldChar w:fldCharType="separate"/>
      </w:r>
      <w:r>
        <w:rPr>
          <w:noProof/>
        </w:rPr>
        <w:t>9</w:t>
      </w:r>
      <w:r>
        <w:rPr>
          <w:noProof/>
        </w:rPr>
        <w:fldChar w:fldCharType="end"/>
      </w:r>
    </w:p>
    <w:p w14:paraId="2ED71220"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水表统计</w:t>
      </w:r>
      <w:r>
        <w:rPr>
          <w:noProof/>
        </w:rPr>
        <w:tab/>
      </w:r>
      <w:r>
        <w:rPr>
          <w:noProof/>
        </w:rPr>
        <w:fldChar w:fldCharType="begin"/>
      </w:r>
      <w:r>
        <w:rPr>
          <w:noProof/>
        </w:rPr>
        <w:instrText xml:space="preserve"> PAGEREF _Toc527611511 \h </w:instrText>
      </w:r>
      <w:r>
        <w:rPr>
          <w:noProof/>
        </w:rPr>
      </w:r>
      <w:r>
        <w:rPr>
          <w:noProof/>
        </w:rPr>
        <w:fldChar w:fldCharType="separate"/>
      </w:r>
      <w:r>
        <w:rPr>
          <w:noProof/>
        </w:rPr>
        <w:t>9</w:t>
      </w:r>
      <w:r>
        <w:rPr>
          <w:noProof/>
        </w:rPr>
        <w:fldChar w:fldCharType="end"/>
      </w:r>
    </w:p>
    <w:p w14:paraId="0BDF26C7"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用水量统计</w:t>
      </w:r>
      <w:r>
        <w:rPr>
          <w:noProof/>
        </w:rPr>
        <w:tab/>
      </w:r>
      <w:r>
        <w:rPr>
          <w:noProof/>
        </w:rPr>
        <w:fldChar w:fldCharType="begin"/>
      </w:r>
      <w:r>
        <w:rPr>
          <w:noProof/>
        </w:rPr>
        <w:instrText xml:space="preserve"> PAGEREF _Toc527611512 \h </w:instrText>
      </w:r>
      <w:r>
        <w:rPr>
          <w:noProof/>
        </w:rPr>
      </w:r>
      <w:r>
        <w:rPr>
          <w:noProof/>
        </w:rPr>
        <w:fldChar w:fldCharType="separate"/>
      </w:r>
      <w:r>
        <w:rPr>
          <w:noProof/>
        </w:rPr>
        <w:t>9</w:t>
      </w:r>
      <w:r>
        <w:rPr>
          <w:noProof/>
        </w:rPr>
        <w:fldChar w:fldCharType="end"/>
      </w:r>
    </w:p>
    <w:p w14:paraId="0ADF48E8"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水量走势图总览</w:t>
      </w:r>
      <w:r>
        <w:rPr>
          <w:noProof/>
        </w:rPr>
        <w:tab/>
      </w:r>
      <w:r>
        <w:rPr>
          <w:noProof/>
        </w:rPr>
        <w:fldChar w:fldCharType="begin"/>
      </w:r>
      <w:r>
        <w:rPr>
          <w:noProof/>
        </w:rPr>
        <w:instrText xml:space="preserve"> PAGEREF _Toc527611513 \h </w:instrText>
      </w:r>
      <w:r>
        <w:rPr>
          <w:noProof/>
        </w:rPr>
      </w:r>
      <w:r>
        <w:rPr>
          <w:noProof/>
        </w:rPr>
        <w:fldChar w:fldCharType="separate"/>
      </w:r>
      <w:r>
        <w:rPr>
          <w:noProof/>
        </w:rPr>
        <w:t>10</w:t>
      </w:r>
      <w:r>
        <w:rPr>
          <w:noProof/>
        </w:rPr>
        <w:fldChar w:fldCharType="end"/>
      </w:r>
    </w:p>
    <w:p w14:paraId="32FCB0FE" w14:textId="77777777" w:rsidR="00B27DD6" w:rsidRDefault="00B27DD6">
      <w:pPr>
        <w:pStyle w:val="31"/>
        <w:tabs>
          <w:tab w:val="left" w:pos="1200"/>
          <w:tab w:val="right" w:leader="dot" w:pos="8290"/>
        </w:tabs>
        <w:rPr>
          <w:rFonts w:eastAsiaTheme="minorEastAsia"/>
          <w:i w:val="0"/>
          <w:iCs w:val="0"/>
          <w:noProof/>
          <w:sz w:val="24"/>
          <w:szCs w:val="24"/>
        </w:rPr>
      </w:pPr>
      <w:r>
        <w:rPr>
          <w:noProof/>
        </w:rPr>
        <w:t>4、</w:t>
      </w:r>
      <w:r>
        <w:rPr>
          <w:rFonts w:eastAsiaTheme="minorEastAsia"/>
          <w:i w:val="0"/>
          <w:iCs w:val="0"/>
          <w:noProof/>
          <w:sz w:val="24"/>
          <w:szCs w:val="24"/>
        </w:rPr>
        <w:tab/>
      </w:r>
      <w:r w:rsidRPr="00331116">
        <w:rPr>
          <w:rFonts w:ascii="Microsoft YaHei" w:eastAsia="Microsoft YaHei" w:hAnsi="Microsoft YaHei"/>
          <w:noProof/>
        </w:rPr>
        <w:t>二级页面跳转</w:t>
      </w:r>
      <w:r>
        <w:rPr>
          <w:noProof/>
        </w:rPr>
        <w:tab/>
      </w:r>
      <w:r>
        <w:rPr>
          <w:noProof/>
        </w:rPr>
        <w:fldChar w:fldCharType="begin"/>
      </w:r>
      <w:r>
        <w:rPr>
          <w:noProof/>
        </w:rPr>
        <w:instrText xml:space="preserve"> PAGEREF _Toc527611514 \h </w:instrText>
      </w:r>
      <w:r>
        <w:rPr>
          <w:noProof/>
        </w:rPr>
      </w:r>
      <w:r>
        <w:rPr>
          <w:noProof/>
        </w:rPr>
        <w:fldChar w:fldCharType="separate"/>
      </w:r>
      <w:r>
        <w:rPr>
          <w:noProof/>
        </w:rPr>
        <w:t>10</w:t>
      </w:r>
      <w:r>
        <w:rPr>
          <w:noProof/>
        </w:rPr>
        <w:fldChar w:fldCharType="end"/>
      </w:r>
    </w:p>
    <w:p w14:paraId="231EC968" w14:textId="77777777" w:rsidR="00B27DD6" w:rsidRDefault="00B27DD6">
      <w:pPr>
        <w:pStyle w:val="31"/>
        <w:tabs>
          <w:tab w:val="left" w:pos="1200"/>
          <w:tab w:val="right" w:leader="dot" w:pos="8290"/>
        </w:tabs>
        <w:rPr>
          <w:rFonts w:eastAsiaTheme="minorEastAsia"/>
          <w:i w:val="0"/>
          <w:iCs w:val="0"/>
          <w:noProof/>
          <w:sz w:val="24"/>
          <w:szCs w:val="24"/>
        </w:rPr>
      </w:pPr>
      <w:r>
        <w:rPr>
          <w:noProof/>
        </w:rPr>
        <w:t>5、</w:t>
      </w:r>
      <w:r>
        <w:rPr>
          <w:rFonts w:eastAsiaTheme="minorEastAsia"/>
          <w:i w:val="0"/>
          <w:iCs w:val="0"/>
          <w:noProof/>
          <w:sz w:val="24"/>
          <w:szCs w:val="24"/>
        </w:rPr>
        <w:tab/>
      </w:r>
      <w:r w:rsidRPr="00331116">
        <w:rPr>
          <w:rFonts w:ascii="Microsoft YaHei" w:eastAsia="Microsoft YaHei" w:hAnsi="Microsoft YaHei"/>
          <w:noProof/>
        </w:rPr>
        <w:t>用户信息及个性化数据</w:t>
      </w:r>
      <w:r>
        <w:rPr>
          <w:noProof/>
        </w:rPr>
        <w:tab/>
      </w:r>
      <w:r>
        <w:rPr>
          <w:noProof/>
        </w:rPr>
        <w:fldChar w:fldCharType="begin"/>
      </w:r>
      <w:r>
        <w:rPr>
          <w:noProof/>
        </w:rPr>
        <w:instrText xml:space="preserve"> PAGEREF _Toc527611515 \h </w:instrText>
      </w:r>
      <w:r>
        <w:rPr>
          <w:noProof/>
        </w:rPr>
      </w:r>
      <w:r>
        <w:rPr>
          <w:noProof/>
        </w:rPr>
        <w:fldChar w:fldCharType="separate"/>
      </w:r>
      <w:r>
        <w:rPr>
          <w:noProof/>
        </w:rPr>
        <w:t>11</w:t>
      </w:r>
      <w:r>
        <w:rPr>
          <w:noProof/>
        </w:rPr>
        <w:fldChar w:fldCharType="end"/>
      </w:r>
    </w:p>
    <w:p w14:paraId="6F21590B"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四、</w:t>
      </w:r>
      <w:r>
        <w:rPr>
          <w:rFonts w:eastAsiaTheme="minorEastAsia"/>
          <w:smallCaps w:val="0"/>
          <w:noProof/>
          <w:sz w:val="24"/>
          <w:szCs w:val="24"/>
        </w:rPr>
        <w:tab/>
      </w:r>
      <w:r w:rsidRPr="00331116">
        <w:rPr>
          <w:rFonts w:ascii="Microsoft YaHei" w:eastAsia="Microsoft YaHei" w:hAnsi="Microsoft YaHei"/>
          <w:noProof/>
        </w:rPr>
        <w:t>设备管理</w:t>
      </w:r>
      <w:r>
        <w:rPr>
          <w:noProof/>
        </w:rPr>
        <w:tab/>
      </w:r>
      <w:r>
        <w:rPr>
          <w:noProof/>
        </w:rPr>
        <w:fldChar w:fldCharType="begin"/>
      </w:r>
      <w:r>
        <w:rPr>
          <w:noProof/>
        </w:rPr>
        <w:instrText xml:space="preserve"> PAGEREF _Toc527611516 \h </w:instrText>
      </w:r>
      <w:r>
        <w:rPr>
          <w:noProof/>
        </w:rPr>
      </w:r>
      <w:r>
        <w:rPr>
          <w:noProof/>
        </w:rPr>
        <w:fldChar w:fldCharType="separate"/>
      </w:r>
      <w:r>
        <w:rPr>
          <w:noProof/>
        </w:rPr>
        <w:t>12</w:t>
      </w:r>
      <w:r>
        <w:rPr>
          <w:noProof/>
        </w:rPr>
        <w:fldChar w:fldCharType="end"/>
      </w:r>
    </w:p>
    <w:p w14:paraId="6D61F906"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设备类型管理</w:t>
      </w:r>
      <w:r>
        <w:rPr>
          <w:noProof/>
        </w:rPr>
        <w:tab/>
      </w:r>
      <w:r>
        <w:rPr>
          <w:noProof/>
        </w:rPr>
        <w:fldChar w:fldCharType="begin"/>
      </w:r>
      <w:r>
        <w:rPr>
          <w:noProof/>
        </w:rPr>
        <w:instrText xml:space="preserve"> PAGEREF _Toc527611517 \h </w:instrText>
      </w:r>
      <w:r>
        <w:rPr>
          <w:noProof/>
        </w:rPr>
      </w:r>
      <w:r>
        <w:rPr>
          <w:noProof/>
        </w:rPr>
        <w:fldChar w:fldCharType="separate"/>
      </w:r>
      <w:r>
        <w:rPr>
          <w:noProof/>
        </w:rPr>
        <w:t>12</w:t>
      </w:r>
      <w:r>
        <w:rPr>
          <w:noProof/>
        </w:rPr>
        <w:fldChar w:fldCharType="end"/>
      </w:r>
    </w:p>
    <w:p w14:paraId="629B4919"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设备类型列表</w:t>
      </w:r>
      <w:r>
        <w:rPr>
          <w:noProof/>
        </w:rPr>
        <w:tab/>
      </w:r>
      <w:r>
        <w:rPr>
          <w:noProof/>
        </w:rPr>
        <w:fldChar w:fldCharType="begin"/>
      </w:r>
      <w:r>
        <w:rPr>
          <w:noProof/>
        </w:rPr>
        <w:instrText xml:space="preserve"> PAGEREF _Toc527611518 \h </w:instrText>
      </w:r>
      <w:r>
        <w:rPr>
          <w:noProof/>
        </w:rPr>
      </w:r>
      <w:r>
        <w:rPr>
          <w:noProof/>
        </w:rPr>
        <w:fldChar w:fldCharType="separate"/>
      </w:r>
      <w:r>
        <w:rPr>
          <w:noProof/>
        </w:rPr>
        <w:t>12</w:t>
      </w:r>
      <w:r>
        <w:rPr>
          <w:noProof/>
        </w:rPr>
        <w:fldChar w:fldCharType="end"/>
      </w:r>
    </w:p>
    <w:p w14:paraId="7A502FE7"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设备类型新建</w:t>
      </w:r>
      <w:r>
        <w:rPr>
          <w:noProof/>
        </w:rPr>
        <w:tab/>
      </w:r>
      <w:r>
        <w:rPr>
          <w:noProof/>
        </w:rPr>
        <w:fldChar w:fldCharType="begin"/>
      </w:r>
      <w:r>
        <w:rPr>
          <w:noProof/>
        </w:rPr>
        <w:instrText xml:space="preserve"> PAGEREF _Toc527611519 \h </w:instrText>
      </w:r>
      <w:r>
        <w:rPr>
          <w:noProof/>
        </w:rPr>
      </w:r>
      <w:r>
        <w:rPr>
          <w:noProof/>
        </w:rPr>
        <w:fldChar w:fldCharType="separate"/>
      </w:r>
      <w:r>
        <w:rPr>
          <w:noProof/>
        </w:rPr>
        <w:t>12</w:t>
      </w:r>
      <w:r>
        <w:rPr>
          <w:noProof/>
        </w:rPr>
        <w:fldChar w:fldCharType="end"/>
      </w:r>
    </w:p>
    <w:p w14:paraId="714A995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设备类型修改</w:t>
      </w:r>
      <w:r>
        <w:rPr>
          <w:noProof/>
        </w:rPr>
        <w:tab/>
      </w:r>
      <w:r>
        <w:rPr>
          <w:noProof/>
        </w:rPr>
        <w:fldChar w:fldCharType="begin"/>
      </w:r>
      <w:r>
        <w:rPr>
          <w:noProof/>
        </w:rPr>
        <w:instrText xml:space="preserve"> PAGEREF _Toc527611520 \h </w:instrText>
      </w:r>
      <w:r>
        <w:rPr>
          <w:noProof/>
        </w:rPr>
      </w:r>
      <w:r>
        <w:rPr>
          <w:noProof/>
        </w:rPr>
        <w:fldChar w:fldCharType="separate"/>
      </w:r>
      <w:r>
        <w:rPr>
          <w:noProof/>
        </w:rPr>
        <w:t>12</w:t>
      </w:r>
      <w:r>
        <w:rPr>
          <w:noProof/>
        </w:rPr>
        <w:fldChar w:fldCharType="end"/>
      </w:r>
    </w:p>
    <w:p w14:paraId="55EA8D14"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设备类型删除</w:t>
      </w:r>
      <w:r>
        <w:rPr>
          <w:noProof/>
        </w:rPr>
        <w:tab/>
      </w:r>
      <w:r>
        <w:rPr>
          <w:noProof/>
        </w:rPr>
        <w:fldChar w:fldCharType="begin"/>
      </w:r>
      <w:r>
        <w:rPr>
          <w:noProof/>
        </w:rPr>
        <w:instrText xml:space="preserve"> PAGEREF _Toc527611521 \h </w:instrText>
      </w:r>
      <w:r>
        <w:rPr>
          <w:noProof/>
        </w:rPr>
      </w:r>
      <w:r>
        <w:rPr>
          <w:noProof/>
        </w:rPr>
        <w:fldChar w:fldCharType="separate"/>
      </w:r>
      <w:r>
        <w:rPr>
          <w:noProof/>
        </w:rPr>
        <w:t>12</w:t>
      </w:r>
      <w:r>
        <w:rPr>
          <w:noProof/>
        </w:rPr>
        <w:fldChar w:fldCharType="end"/>
      </w:r>
    </w:p>
    <w:p w14:paraId="223321B1"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设备信息管理</w:t>
      </w:r>
      <w:r>
        <w:rPr>
          <w:noProof/>
        </w:rPr>
        <w:tab/>
      </w:r>
      <w:r>
        <w:rPr>
          <w:noProof/>
        </w:rPr>
        <w:fldChar w:fldCharType="begin"/>
      </w:r>
      <w:r>
        <w:rPr>
          <w:noProof/>
        </w:rPr>
        <w:instrText xml:space="preserve"> PAGEREF _Toc527611522 \h </w:instrText>
      </w:r>
      <w:r>
        <w:rPr>
          <w:noProof/>
        </w:rPr>
      </w:r>
      <w:r>
        <w:rPr>
          <w:noProof/>
        </w:rPr>
        <w:fldChar w:fldCharType="separate"/>
      </w:r>
      <w:r>
        <w:rPr>
          <w:noProof/>
        </w:rPr>
        <w:t>12</w:t>
      </w:r>
      <w:r>
        <w:rPr>
          <w:noProof/>
        </w:rPr>
        <w:fldChar w:fldCharType="end"/>
      </w:r>
    </w:p>
    <w:p w14:paraId="1EA04C95"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设备列表</w:t>
      </w:r>
      <w:r>
        <w:rPr>
          <w:noProof/>
        </w:rPr>
        <w:tab/>
      </w:r>
      <w:r>
        <w:rPr>
          <w:noProof/>
        </w:rPr>
        <w:fldChar w:fldCharType="begin"/>
      </w:r>
      <w:r>
        <w:rPr>
          <w:noProof/>
        </w:rPr>
        <w:instrText xml:space="preserve"> PAGEREF _Toc527611523 \h </w:instrText>
      </w:r>
      <w:r>
        <w:rPr>
          <w:noProof/>
        </w:rPr>
      </w:r>
      <w:r>
        <w:rPr>
          <w:noProof/>
        </w:rPr>
        <w:fldChar w:fldCharType="separate"/>
      </w:r>
      <w:r>
        <w:rPr>
          <w:noProof/>
        </w:rPr>
        <w:t>12</w:t>
      </w:r>
      <w:r>
        <w:rPr>
          <w:noProof/>
        </w:rPr>
        <w:fldChar w:fldCharType="end"/>
      </w:r>
    </w:p>
    <w:p w14:paraId="06A6BC56"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lastRenderedPageBreak/>
        <w:t>2)、</w:t>
      </w:r>
      <w:r>
        <w:rPr>
          <w:rFonts w:eastAsiaTheme="minorEastAsia"/>
          <w:i w:val="0"/>
          <w:iCs w:val="0"/>
          <w:noProof/>
          <w:sz w:val="24"/>
          <w:szCs w:val="24"/>
        </w:rPr>
        <w:tab/>
      </w:r>
      <w:r w:rsidRPr="00331116">
        <w:rPr>
          <w:rFonts w:ascii="Microsoft YaHei" w:eastAsia="Microsoft YaHei" w:hAnsi="Microsoft YaHei"/>
          <w:noProof/>
        </w:rPr>
        <w:t>设备详情</w:t>
      </w:r>
      <w:r>
        <w:rPr>
          <w:noProof/>
        </w:rPr>
        <w:tab/>
      </w:r>
      <w:r>
        <w:rPr>
          <w:noProof/>
        </w:rPr>
        <w:fldChar w:fldCharType="begin"/>
      </w:r>
      <w:r>
        <w:rPr>
          <w:noProof/>
        </w:rPr>
        <w:instrText xml:space="preserve"> PAGEREF _Toc527611524 \h </w:instrText>
      </w:r>
      <w:r>
        <w:rPr>
          <w:noProof/>
        </w:rPr>
      </w:r>
      <w:r>
        <w:rPr>
          <w:noProof/>
        </w:rPr>
        <w:fldChar w:fldCharType="separate"/>
      </w:r>
      <w:r>
        <w:rPr>
          <w:noProof/>
        </w:rPr>
        <w:t>13</w:t>
      </w:r>
      <w:r>
        <w:rPr>
          <w:noProof/>
        </w:rPr>
        <w:fldChar w:fldCharType="end"/>
      </w:r>
    </w:p>
    <w:p w14:paraId="4593D84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设备添加</w:t>
      </w:r>
      <w:r>
        <w:rPr>
          <w:noProof/>
        </w:rPr>
        <w:tab/>
      </w:r>
      <w:r>
        <w:rPr>
          <w:noProof/>
        </w:rPr>
        <w:fldChar w:fldCharType="begin"/>
      </w:r>
      <w:r>
        <w:rPr>
          <w:noProof/>
        </w:rPr>
        <w:instrText xml:space="preserve"> PAGEREF _Toc527611525 \h </w:instrText>
      </w:r>
      <w:r>
        <w:rPr>
          <w:noProof/>
        </w:rPr>
      </w:r>
      <w:r>
        <w:rPr>
          <w:noProof/>
        </w:rPr>
        <w:fldChar w:fldCharType="separate"/>
      </w:r>
      <w:r>
        <w:rPr>
          <w:noProof/>
        </w:rPr>
        <w:t>13</w:t>
      </w:r>
      <w:r>
        <w:rPr>
          <w:noProof/>
        </w:rPr>
        <w:fldChar w:fldCharType="end"/>
      </w:r>
    </w:p>
    <w:p w14:paraId="53DDF07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设备修改</w:t>
      </w:r>
      <w:r>
        <w:rPr>
          <w:noProof/>
        </w:rPr>
        <w:tab/>
      </w:r>
      <w:r>
        <w:rPr>
          <w:noProof/>
        </w:rPr>
        <w:fldChar w:fldCharType="begin"/>
      </w:r>
      <w:r>
        <w:rPr>
          <w:noProof/>
        </w:rPr>
        <w:instrText xml:space="preserve"> PAGEREF _Toc527611526 \h </w:instrText>
      </w:r>
      <w:r>
        <w:rPr>
          <w:noProof/>
        </w:rPr>
      </w:r>
      <w:r>
        <w:rPr>
          <w:noProof/>
        </w:rPr>
        <w:fldChar w:fldCharType="separate"/>
      </w:r>
      <w:r>
        <w:rPr>
          <w:noProof/>
        </w:rPr>
        <w:t>13</w:t>
      </w:r>
      <w:r>
        <w:rPr>
          <w:noProof/>
        </w:rPr>
        <w:fldChar w:fldCharType="end"/>
      </w:r>
    </w:p>
    <w:p w14:paraId="045FE88B"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5)、</w:t>
      </w:r>
      <w:r>
        <w:rPr>
          <w:rFonts w:eastAsiaTheme="minorEastAsia"/>
          <w:i w:val="0"/>
          <w:iCs w:val="0"/>
          <w:noProof/>
          <w:sz w:val="24"/>
          <w:szCs w:val="24"/>
        </w:rPr>
        <w:tab/>
      </w:r>
      <w:r w:rsidRPr="00331116">
        <w:rPr>
          <w:rFonts w:ascii="Microsoft YaHei" w:eastAsia="Microsoft YaHei" w:hAnsi="Microsoft YaHei"/>
          <w:noProof/>
        </w:rPr>
        <w:t>设备删除</w:t>
      </w:r>
      <w:r>
        <w:rPr>
          <w:noProof/>
        </w:rPr>
        <w:tab/>
      </w:r>
      <w:r>
        <w:rPr>
          <w:noProof/>
        </w:rPr>
        <w:fldChar w:fldCharType="begin"/>
      </w:r>
      <w:r>
        <w:rPr>
          <w:noProof/>
        </w:rPr>
        <w:instrText xml:space="preserve"> PAGEREF _Toc527611527 \h </w:instrText>
      </w:r>
      <w:r>
        <w:rPr>
          <w:noProof/>
        </w:rPr>
      </w:r>
      <w:r>
        <w:rPr>
          <w:noProof/>
        </w:rPr>
        <w:fldChar w:fldCharType="separate"/>
      </w:r>
      <w:r>
        <w:rPr>
          <w:noProof/>
        </w:rPr>
        <w:t>14</w:t>
      </w:r>
      <w:r>
        <w:rPr>
          <w:noProof/>
        </w:rPr>
        <w:fldChar w:fldCharType="end"/>
      </w:r>
    </w:p>
    <w:p w14:paraId="6E68DD02"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6)、</w:t>
      </w:r>
      <w:r>
        <w:rPr>
          <w:rFonts w:eastAsiaTheme="minorEastAsia"/>
          <w:i w:val="0"/>
          <w:iCs w:val="0"/>
          <w:noProof/>
          <w:sz w:val="24"/>
          <w:szCs w:val="24"/>
        </w:rPr>
        <w:tab/>
      </w:r>
      <w:r w:rsidRPr="00331116">
        <w:rPr>
          <w:rFonts w:ascii="Microsoft YaHei" w:eastAsia="Microsoft YaHei" w:hAnsi="Microsoft YaHei"/>
          <w:noProof/>
        </w:rPr>
        <w:t>设备查询</w:t>
      </w:r>
      <w:r>
        <w:rPr>
          <w:noProof/>
        </w:rPr>
        <w:tab/>
      </w:r>
      <w:r>
        <w:rPr>
          <w:noProof/>
        </w:rPr>
        <w:fldChar w:fldCharType="begin"/>
      </w:r>
      <w:r>
        <w:rPr>
          <w:noProof/>
        </w:rPr>
        <w:instrText xml:space="preserve"> PAGEREF _Toc527611528 \h </w:instrText>
      </w:r>
      <w:r>
        <w:rPr>
          <w:noProof/>
        </w:rPr>
      </w:r>
      <w:r>
        <w:rPr>
          <w:noProof/>
        </w:rPr>
        <w:fldChar w:fldCharType="separate"/>
      </w:r>
      <w:r>
        <w:rPr>
          <w:noProof/>
        </w:rPr>
        <w:t>14</w:t>
      </w:r>
      <w:r>
        <w:rPr>
          <w:noProof/>
        </w:rPr>
        <w:fldChar w:fldCharType="end"/>
      </w:r>
    </w:p>
    <w:p w14:paraId="47F37EA0"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7)、</w:t>
      </w:r>
      <w:r>
        <w:rPr>
          <w:rFonts w:eastAsiaTheme="minorEastAsia"/>
          <w:i w:val="0"/>
          <w:iCs w:val="0"/>
          <w:noProof/>
          <w:sz w:val="24"/>
          <w:szCs w:val="24"/>
        </w:rPr>
        <w:tab/>
      </w:r>
      <w:r w:rsidRPr="00331116">
        <w:rPr>
          <w:rFonts w:ascii="Microsoft YaHei" w:eastAsia="Microsoft YaHei" w:hAnsi="Microsoft YaHei"/>
          <w:noProof/>
        </w:rPr>
        <w:t>数据导出</w:t>
      </w:r>
      <w:r>
        <w:rPr>
          <w:noProof/>
        </w:rPr>
        <w:tab/>
      </w:r>
      <w:r>
        <w:rPr>
          <w:noProof/>
        </w:rPr>
        <w:fldChar w:fldCharType="begin"/>
      </w:r>
      <w:r>
        <w:rPr>
          <w:noProof/>
        </w:rPr>
        <w:instrText xml:space="preserve"> PAGEREF _Toc527611529 \h </w:instrText>
      </w:r>
      <w:r>
        <w:rPr>
          <w:noProof/>
        </w:rPr>
      </w:r>
      <w:r>
        <w:rPr>
          <w:noProof/>
        </w:rPr>
        <w:fldChar w:fldCharType="separate"/>
      </w:r>
      <w:r>
        <w:rPr>
          <w:noProof/>
        </w:rPr>
        <w:t>14</w:t>
      </w:r>
      <w:r>
        <w:rPr>
          <w:noProof/>
        </w:rPr>
        <w:fldChar w:fldCharType="end"/>
      </w:r>
    </w:p>
    <w:p w14:paraId="634DA55A"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异常设备列表</w:t>
      </w:r>
      <w:r>
        <w:rPr>
          <w:noProof/>
        </w:rPr>
        <w:tab/>
      </w:r>
      <w:r>
        <w:rPr>
          <w:noProof/>
        </w:rPr>
        <w:fldChar w:fldCharType="begin"/>
      </w:r>
      <w:r>
        <w:rPr>
          <w:noProof/>
        </w:rPr>
        <w:instrText xml:space="preserve"> PAGEREF _Toc527611530 \h </w:instrText>
      </w:r>
      <w:r>
        <w:rPr>
          <w:noProof/>
        </w:rPr>
      </w:r>
      <w:r>
        <w:rPr>
          <w:noProof/>
        </w:rPr>
        <w:fldChar w:fldCharType="separate"/>
      </w:r>
      <w:r>
        <w:rPr>
          <w:noProof/>
        </w:rPr>
        <w:t>15</w:t>
      </w:r>
      <w:r>
        <w:rPr>
          <w:noProof/>
        </w:rPr>
        <w:fldChar w:fldCharType="end"/>
      </w:r>
    </w:p>
    <w:p w14:paraId="34CD56BF"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历史抄表信息</w:t>
      </w:r>
      <w:r>
        <w:rPr>
          <w:noProof/>
        </w:rPr>
        <w:tab/>
      </w:r>
      <w:r>
        <w:rPr>
          <w:noProof/>
        </w:rPr>
        <w:fldChar w:fldCharType="begin"/>
      </w:r>
      <w:r>
        <w:rPr>
          <w:noProof/>
        </w:rPr>
        <w:instrText xml:space="preserve"> PAGEREF _Toc527611531 \h </w:instrText>
      </w:r>
      <w:r>
        <w:rPr>
          <w:noProof/>
        </w:rPr>
      </w:r>
      <w:r>
        <w:rPr>
          <w:noProof/>
        </w:rPr>
        <w:fldChar w:fldCharType="separate"/>
      </w:r>
      <w:r>
        <w:rPr>
          <w:noProof/>
        </w:rPr>
        <w:t>16</w:t>
      </w:r>
      <w:r>
        <w:rPr>
          <w:noProof/>
        </w:rPr>
        <w:fldChar w:fldCharType="end"/>
      </w:r>
    </w:p>
    <w:p w14:paraId="4485AA30"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五、</w:t>
      </w:r>
      <w:r>
        <w:rPr>
          <w:rFonts w:eastAsiaTheme="minorEastAsia"/>
          <w:smallCaps w:val="0"/>
          <w:noProof/>
          <w:sz w:val="24"/>
          <w:szCs w:val="24"/>
        </w:rPr>
        <w:tab/>
      </w:r>
      <w:r w:rsidRPr="00331116">
        <w:rPr>
          <w:rFonts w:ascii="Microsoft YaHei" w:eastAsia="Microsoft YaHei" w:hAnsi="Microsoft YaHei"/>
          <w:noProof/>
        </w:rPr>
        <w:t>统计管理</w:t>
      </w:r>
      <w:r>
        <w:rPr>
          <w:noProof/>
        </w:rPr>
        <w:tab/>
      </w:r>
      <w:r>
        <w:rPr>
          <w:noProof/>
        </w:rPr>
        <w:fldChar w:fldCharType="begin"/>
      </w:r>
      <w:r>
        <w:rPr>
          <w:noProof/>
        </w:rPr>
        <w:instrText xml:space="preserve"> PAGEREF _Toc527611532 \h </w:instrText>
      </w:r>
      <w:r>
        <w:rPr>
          <w:noProof/>
        </w:rPr>
      </w:r>
      <w:r>
        <w:rPr>
          <w:noProof/>
        </w:rPr>
        <w:fldChar w:fldCharType="separate"/>
      </w:r>
      <w:r>
        <w:rPr>
          <w:noProof/>
        </w:rPr>
        <w:t>17</w:t>
      </w:r>
      <w:r>
        <w:rPr>
          <w:noProof/>
        </w:rPr>
        <w:fldChar w:fldCharType="end"/>
      </w:r>
    </w:p>
    <w:p w14:paraId="56DED43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用户用水明细</w:t>
      </w:r>
      <w:r>
        <w:rPr>
          <w:noProof/>
        </w:rPr>
        <w:tab/>
      </w:r>
      <w:r>
        <w:rPr>
          <w:noProof/>
        </w:rPr>
        <w:fldChar w:fldCharType="begin"/>
      </w:r>
      <w:r>
        <w:rPr>
          <w:noProof/>
        </w:rPr>
        <w:instrText xml:space="preserve"> PAGEREF _Toc527611533 \h </w:instrText>
      </w:r>
      <w:r>
        <w:rPr>
          <w:noProof/>
        </w:rPr>
      </w:r>
      <w:r>
        <w:rPr>
          <w:noProof/>
        </w:rPr>
        <w:fldChar w:fldCharType="separate"/>
      </w:r>
      <w:r>
        <w:rPr>
          <w:noProof/>
        </w:rPr>
        <w:t>17</w:t>
      </w:r>
      <w:r>
        <w:rPr>
          <w:noProof/>
        </w:rPr>
        <w:fldChar w:fldCharType="end"/>
      </w:r>
    </w:p>
    <w:p w14:paraId="3D814270"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统计查询</w:t>
      </w:r>
      <w:r>
        <w:rPr>
          <w:noProof/>
        </w:rPr>
        <w:tab/>
      </w:r>
      <w:r>
        <w:rPr>
          <w:noProof/>
        </w:rPr>
        <w:fldChar w:fldCharType="begin"/>
      </w:r>
      <w:r>
        <w:rPr>
          <w:noProof/>
        </w:rPr>
        <w:instrText xml:space="preserve"> PAGEREF _Toc527611534 \h </w:instrText>
      </w:r>
      <w:r>
        <w:rPr>
          <w:noProof/>
        </w:rPr>
      </w:r>
      <w:r>
        <w:rPr>
          <w:noProof/>
        </w:rPr>
        <w:fldChar w:fldCharType="separate"/>
      </w:r>
      <w:r>
        <w:rPr>
          <w:noProof/>
        </w:rPr>
        <w:t>17</w:t>
      </w:r>
      <w:r>
        <w:rPr>
          <w:noProof/>
        </w:rPr>
        <w:fldChar w:fldCharType="end"/>
      </w:r>
    </w:p>
    <w:p w14:paraId="22DE9C74"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用水量统计</w:t>
      </w:r>
      <w:r>
        <w:rPr>
          <w:noProof/>
        </w:rPr>
        <w:tab/>
      </w:r>
      <w:r>
        <w:rPr>
          <w:noProof/>
        </w:rPr>
        <w:fldChar w:fldCharType="begin"/>
      </w:r>
      <w:r>
        <w:rPr>
          <w:noProof/>
        </w:rPr>
        <w:instrText xml:space="preserve"> PAGEREF _Toc527611535 \h </w:instrText>
      </w:r>
      <w:r>
        <w:rPr>
          <w:noProof/>
        </w:rPr>
      </w:r>
      <w:r>
        <w:rPr>
          <w:noProof/>
        </w:rPr>
        <w:fldChar w:fldCharType="separate"/>
      </w:r>
      <w:r>
        <w:rPr>
          <w:noProof/>
        </w:rPr>
        <w:t>17</w:t>
      </w:r>
      <w:r>
        <w:rPr>
          <w:noProof/>
        </w:rPr>
        <w:fldChar w:fldCharType="end"/>
      </w:r>
    </w:p>
    <w:p w14:paraId="5124D8D8"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水量走势图</w:t>
      </w:r>
      <w:r>
        <w:rPr>
          <w:noProof/>
        </w:rPr>
        <w:tab/>
      </w:r>
      <w:r>
        <w:rPr>
          <w:noProof/>
        </w:rPr>
        <w:fldChar w:fldCharType="begin"/>
      </w:r>
      <w:r>
        <w:rPr>
          <w:noProof/>
        </w:rPr>
        <w:instrText xml:space="preserve"> PAGEREF _Toc527611536 \h </w:instrText>
      </w:r>
      <w:r>
        <w:rPr>
          <w:noProof/>
        </w:rPr>
      </w:r>
      <w:r>
        <w:rPr>
          <w:noProof/>
        </w:rPr>
        <w:fldChar w:fldCharType="separate"/>
      </w:r>
      <w:r>
        <w:rPr>
          <w:noProof/>
        </w:rPr>
        <w:t>17</w:t>
      </w:r>
      <w:r>
        <w:rPr>
          <w:noProof/>
        </w:rPr>
        <w:fldChar w:fldCharType="end"/>
      </w:r>
    </w:p>
    <w:p w14:paraId="0D9FB3FC"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总体运营管理</w:t>
      </w:r>
      <w:r>
        <w:rPr>
          <w:noProof/>
        </w:rPr>
        <w:tab/>
      </w:r>
      <w:r>
        <w:rPr>
          <w:noProof/>
        </w:rPr>
        <w:fldChar w:fldCharType="begin"/>
      </w:r>
      <w:r>
        <w:rPr>
          <w:noProof/>
        </w:rPr>
        <w:instrText xml:space="preserve"> PAGEREF _Toc527611537 \h </w:instrText>
      </w:r>
      <w:r>
        <w:rPr>
          <w:noProof/>
        </w:rPr>
      </w:r>
      <w:r>
        <w:rPr>
          <w:noProof/>
        </w:rPr>
        <w:fldChar w:fldCharType="separate"/>
      </w:r>
      <w:r>
        <w:rPr>
          <w:noProof/>
        </w:rPr>
        <w:t>18</w:t>
      </w:r>
      <w:r>
        <w:rPr>
          <w:noProof/>
        </w:rPr>
        <w:fldChar w:fldCharType="end"/>
      </w:r>
    </w:p>
    <w:p w14:paraId="42C87209"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六、</w:t>
      </w:r>
      <w:r>
        <w:rPr>
          <w:rFonts w:eastAsiaTheme="minorEastAsia"/>
          <w:smallCaps w:val="0"/>
          <w:noProof/>
          <w:sz w:val="24"/>
          <w:szCs w:val="24"/>
        </w:rPr>
        <w:tab/>
      </w:r>
      <w:r w:rsidRPr="00331116">
        <w:rPr>
          <w:rFonts w:ascii="Microsoft YaHei" w:eastAsia="Microsoft YaHei" w:hAnsi="Microsoft YaHei"/>
          <w:noProof/>
        </w:rPr>
        <w:t>系统管理</w:t>
      </w:r>
      <w:r>
        <w:rPr>
          <w:noProof/>
        </w:rPr>
        <w:tab/>
      </w:r>
      <w:r>
        <w:rPr>
          <w:noProof/>
        </w:rPr>
        <w:fldChar w:fldCharType="begin"/>
      </w:r>
      <w:r>
        <w:rPr>
          <w:noProof/>
        </w:rPr>
        <w:instrText xml:space="preserve"> PAGEREF _Toc527611538 \h </w:instrText>
      </w:r>
      <w:r>
        <w:rPr>
          <w:noProof/>
        </w:rPr>
      </w:r>
      <w:r>
        <w:rPr>
          <w:noProof/>
        </w:rPr>
        <w:fldChar w:fldCharType="separate"/>
      </w:r>
      <w:r>
        <w:rPr>
          <w:noProof/>
        </w:rPr>
        <w:t>19</w:t>
      </w:r>
      <w:r>
        <w:rPr>
          <w:noProof/>
        </w:rPr>
        <w:fldChar w:fldCharType="end"/>
      </w:r>
    </w:p>
    <w:p w14:paraId="1ECB928C"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角色管理</w:t>
      </w:r>
      <w:r>
        <w:rPr>
          <w:noProof/>
        </w:rPr>
        <w:tab/>
      </w:r>
      <w:r>
        <w:rPr>
          <w:noProof/>
        </w:rPr>
        <w:fldChar w:fldCharType="begin"/>
      </w:r>
      <w:r>
        <w:rPr>
          <w:noProof/>
        </w:rPr>
        <w:instrText xml:space="preserve"> PAGEREF _Toc527611539 \h </w:instrText>
      </w:r>
      <w:r>
        <w:rPr>
          <w:noProof/>
        </w:rPr>
      </w:r>
      <w:r>
        <w:rPr>
          <w:noProof/>
        </w:rPr>
        <w:fldChar w:fldCharType="separate"/>
      </w:r>
      <w:r>
        <w:rPr>
          <w:noProof/>
        </w:rPr>
        <w:t>19</w:t>
      </w:r>
      <w:r>
        <w:rPr>
          <w:noProof/>
        </w:rPr>
        <w:fldChar w:fldCharType="end"/>
      </w:r>
    </w:p>
    <w:p w14:paraId="02C1BF15"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角色列表</w:t>
      </w:r>
      <w:r>
        <w:rPr>
          <w:noProof/>
        </w:rPr>
        <w:tab/>
      </w:r>
      <w:r>
        <w:rPr>
          <w:noProof/>
        </w:rPr>
        <w:fldChar w:fldCharType="begin"/>
      </w:r>
      <w:r>
        <w:rPr>
          <w:noProof/>
        </w:rPr>
        <w:instrText xml:space="preserve"> PAGEREF _Toc527611540 \h </w:instrText>
      </w:r>
      <w:r>
        <w:rPr>
          <w:noProof/>
        </w:rPr>
      </w:r>
      <w:r>
        <w:rPr>
          <w:noProof/>
        </w:rPr>
        <w:fldChar w:fldCharType="separate"/>
      </w:r>
      <w:r>
        <w:rPr>
          <w:noProof/>
        </w:rPr>
        <w:t>19</w:t>
      </w:r>
      <w:r>
        <w:rPr>
          <w:noProof/>
        </w:rPr>
        <w:fldChar w:fldCharType="end"/>
      </w:r>
    </w:p>
    <w:p w14:paraId="5DCC4146"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角色创建</w:t>
      </w:r>
      <w:r>
        <w:rPr>
          <w:noProof/>
        </w:rPr>
        <w:tab/>
      </w:r>
      <w:r>
        <w:rPr>
          <w:noProof/>
        </w:rPr>
        <w:fldChar w:fldCharType="begin"/>
      </w:r>
      <w:r>
        <w:rPr>
          <w:noProof/>
        </w:rPr>
        <w:instrText xml:space="preserve"> PAGEREF _Toc527611541 \h </w:instrText>
      </w:r>
      <w:r>
        <w:rPr>
          <w:noProof/>
        </w:rPr>
      </w:r>
      <w:r>
        <w:rPr>
          <w:noProof/>
        </w:rPr>
        <w:fldChar w:fldCharType="separate"/>
      </w:r>
      <w:r>
        <w:rPr>
          <w:noProof/>
        </w:rPr>
        <w:t>19</w:t>
      </w:r>
      <w:r>
        <w:rPr>
          <w:noProof/>
        </w:rPr>
        <w:fldChar w:fldCharType="end"/>
      </w:r>
    </w:p>
    <w:p w14:paraId="7FF1008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角色修改</w:t>
      </w:r>
      <w:r>
        <w:rPr>
          <w:noProof/>
        </w:rPr>
        <w:tab/>
      </w:r>
      <w:r>
        <w:rPr>
          <w:noProof/>
        </w:rPr>
        <w:fldChar w:fldCharType="begin"/>
      </w:r>
      <w:r>
        <w:rPr>
          <w:noProof/>
        </w:rPr>
        <w:instrText xml:space="preserve"> PAGEREF _Toc527611542 \h </w:instrText>
      </w:r>
      <w:r>
        <w:rPr>
          <w:noProof/>
        </w:rPr>
      </w:r>
      <w:r>
        <w:rPr>
          <w:noProof/>
        </w:rPr>
        <w:fldChar w:fldCharType="separate"/>
      </w:r>
      <w:r>
        <w:rPr>
          <w:noProof/>
        </w:rPr>
        <w:t>20</w:t>
      </w:r>
      <w:r>
        <w:rPr>
          <w:noProof/>
        </w:rPr>
        <w:fldChar w:fldCharType="end"/>
      </w:r>
    </w:p>
    <w:p w14:paraId="5BAF4E88"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删除角色</w:t>
      </w:r>
      <w:r>
        <w:rPr>
          <w:noProof/>
        </w:rPr>
        <w:tab/>
      </w:r>
      <w:r>
        <w:rPr>
          <w:noProof/>
        </w:rPr>
        <w:fldChar w:fldCharType="begin"/>
      </w:r>
      <w:r>
        <w:rPr>
          <w:noProof/>
        </w:rPr>
        <w:instrText xml:space="preserve"> PAGEREF _Toc527611543 \h </w:instrText>
      </w:r>
      <w:r>
        <w:rPr>
          <w:noProof/>
        </w:rPr>
      </w:r>
      <w:r>
        <w:rPr>
          <w:noProof/>
        </w:rPr>
        <w:fldChar w:fldCharType="separate"/>
      </w:r>
      <w:r>
        <w:rPr>
          <w:noProof/>
        </w:rPr>
        <w:t>20</w:t>
      </w:r>
      <w:r>
        <w:rPr>
          <w:noProof/>
        </w:rPr>
        <w:fldChar w:fldCharType="end"/>
      </w:r>
    </w:p>
    <w:p w14:paraId="6F64967D"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管理员管理</w:t>
      </w:r>
      <w:r>
        <w:rPr>
          <w:noProof/>
        </w:rPr>
        <w:tab/>
      </w:r>
      <w:r>
        <w:rPr>
          <w:noProof/>
        </w:rPr>
        <w:fldChar w:fldCharType="begin"/>
      </w:r>
      <w:r>
        <w:rPr>
          <w:noProof/>
        </w:rPr>
        <w:instrText xml:space="preserve"> PAGEREF _Toc527611544 \h </w:instrText>
      </w:r>
      <w:r>
        <w:rPr>
          <w:noProof/>
        </w:rPr>
      </w:r>
      <w:r>
        <w:rPr>
          <w:noProof/>
        </w:rPr>
        <w:fldChar w:fldCharType="separate"/>
      </w:r>
      <w:r>
        <w:rPr>
          <w:noProof/>
        </w:rPr>
        <w:t>20</w:t>
      </w:r>
      <w:r>
        <w:rPr>
          <w:noProof/>
        </w:rPr>
        <w:fldChar w:fldCharType="end"/>
      </w:r>
    </w:p>
    <w:p w14:paraId="00EE2683"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管理员列表</w:t>
      </w:r>
      <w:r>
        <w:rPr>
          <w:noProof/>
        </w:rPr>
        <w:tab/>
      </w:r>
      <w:r>
        <w:rPr>
          <w:noProof/>
        </w:rPr>
        <w:fldChar w:fldCharType="begin"/>
      </w:r>
      <w:r>
        <w:rPr>
          <w:noProof/>
        </w:rPr>
        <w:instrText xml:space="preserve"> PAGEREF _Toc527611545 \h </w:instrText>
      </w:r>
      <w:r>
        <w:rPr>
          <w:noProof/>
        </w:rPr>
      </w:r>
      <w:r>
        <w:rPr>
          <w:noProof/>
        </w:rPr>
        <w:fldChar w:fldCharType="separate"/>
      </w:r>
      <w:r>
        <w:rPr>
          <w:noProof/>
        </w:rPr>
        <w:t>20</w:t>
      </w:r>
      <w:r>
        <w:rPr>
          <w:noProof/>
        </w:rPr>
        <w:fldChar w:fldCharType="end"/>
      </w:r>
    </w:p>
    <w:p w14:paraId="4B480EAF"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lastRenderedPageBreak/>
        <w:t>2)、</w:t>
      </w:r>
      <w:r>
        <w:rPr>
          <w:rFonts w:eastAsiaTheme="minorEastAsia"/>
          <w:i w:val="0"/>
          <w:iCs w:val="0"/>
          <w:noProof/>
          <w:sz w:val="24"/>
          <w:szCs w:val="24"/>
        </w:rPr>
        <w:tab/>
      </w:r>
      <w:r w:rsidRPr="00331116">
        <w:rPr>
          <w:rFonts w:ascii="Microsoft YaHei" w:eastAsia="Microsoft YaHei" w:hAnsi="Microsoft YaHei"/>
          <w:noProof/>
        </w:rPr>
        <w:t>管理员新建</w:t>
      </w:r>
      <w:r>
        <w:rPr>
          <w:noProof/>
        </w:rPr>
        <w:tab/>
      </w:r>
      <w:r>
        <w:rPr>
          <w:noProof/>
        </w:rPr>
        <w:fldChar w:fldCharType="begin"/>
      </w:r>
      <w:r>
        <w:rPr>
          <w:noProof/>
        </w:rPr>
        <w:instrText xml:space="preserve"> PAGEREF _Toc527611546 \h </w:instrText>
      </w:r>
      <w:r>
        <w:rPr>
          <w:noProof/>
        </w:rPr>
      </w:r>
      <w:r>
        <w:rPr>
          <w:noProof/>
        </w:rPr>
        <w:fldChar w:fldCharType="separate"/>
      </w:r>
      <w:r>
        <w:rPr>
          <w:noProof/>
        </w:rPr>
        <w:t>20</w:t>
      </w:r>
      <w:r>
        <w:rPr>
          <w:noProof/>
        </w:rPr>
        <w:fldChar w:fldCharType="end"/>
      </w:r>
    </w:p>
    <w:p w14:paraId="26683807"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权限修改</w:t>
      </w:r>
      <w:r>
        <w:rPr>
          <w:noProof/>
        </w:rPr>
        <w:tab/>
      </w:r>
      <w:r>
        <w:rPr>
          <w:noProof/>
        </w:rPr>
        <w:fldChar w:fldCharType="begin"/>
      </w:r>
      <w:r>
        <w:rPr>
          <w:noProof/>
        </w:rPr>
        <w:instrText xml:space="preserve"> PAGEREF _Toc527611547 \h </w:instrText>
      </w:r>
      <w:r>
        <w:rPr>
          <w:noProof/>
        </w:rPr>
      </w:r>
      <w:r>
        <w:rPr>
          <w:noProof/>
        </w:rPr>
        <w:fldChar w:fldCharType="separate"/>
      </w:r>
      <w:r>
        <w:rPr>
          <w:noProof/>
        </w:rPr>
        <w:t>21</w:t>
      </w:r>
      <w:r>
        <w:rPr>
          <w:noProof/>
        </w:rPr>
        <w:fldChar w:fldCharType="end"/>
      </w:r>
    </w:p>
    <w:p w14:paraId="073A2B6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用户修改</w:t>
      </w:r>
      <w:r>
        <w:rPr>
          <w:noProof/>
        </w:rPr>
        <w:tab/>
      </w:r>
      <w:r>
        <w:rPr>
          <w:noProof/>
        </w:rPr>
        <w:fldChar w:fldCharType="begin"/>
      </w:r>
      <w:r>
        <w:rPr>
          <w:noProof/>
        </w:rPr>
        <w:instrText xml:space="preserve"> PAGEREF _Toc527611548 \h </w:instrText>
      </w:r>
      <w:r>
        <w:rPr>
          <w:noProof/>
        </w:rPr>
      </w:r>
      <w:r>
        <w:rPr>
          <w:noProof/>
        </w:rPr>
        <w:fldChar w:fldCharType="separate"/>
      </w:r>
      <w:r>
        <w:rPr>
          <w:noProof/>
        </w:rPr>
        <w:t>21</w:t>
      </w:r>
      <w:r>
        <w:rPr>
          <w:noProof/>
        </w:rPr>
        <w:fldChar w:fldCharType="end"/>
      </w:r>
    </w:p>
    <w:p w14:paraId="5DA0C7F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5)、</w:t>
      </w:r>
      <w:r>
        <w:rPr>
          <w:rFonts w:eastAsiaTheme="minorEastAsia"/>
          <w:i w:val="0"/>
          <w:iCs w:val="0"/>
          <w:noProof/>
          <w:sz w:val="24"/>
          <w:szCs w:val="24"/>
        </w:rPr>
        <w:tab/>
      </w:r>
      <w:r w:rsidRPr="00331116">
        <w:rPr>
          <w:rFonts w:ascii="Microsoft YaHei" w:eastAsia="Microsoft YaHei" w:hAnsi="Microsoft YaHei"/>
          <w:noProof/>
        </w:rPr>
        <w:t>删除用户</w:t>
      </w:r>
      <w:r>
        <w:rPr>
          <w:noProof/>
        </w:rPr>
        <w:tab/>
      </w:r>
      <w:r>
        <w:rPr>
          <w:noProof/>
        </w:rPr>
        <w:fldChar w:fldCharType="begin"/>
      </w:r>
      <w:r>
        <w:rPr>
          <w:noProof/>
        </w:rPr>
        <w:instrText xml:space="preserve"> PAGEREF _Toc527611549 \h </w:instrText>
      </w:r>
      <w:r>
        <w:rPr>
          <w:noProof/>
        </w:rPr>
      </w:r>
      <w:r>
        <w:rPr>
          <w:noProof/>
        </w:rPr>
        <w:fldChar w:fldCharType="separate"/>
      </w:r>
      <w:r>
        <w:rPr>
          <w:noProof/>
        </w:rPr>
        <w:t>21</w:t>
      </w:r>
      <w:r>
        <w:rPr>
          <w:noProof/>
        </w:rPr>
        <w:fldChar w:fldCharType="end"/>
      </w:r>
    </w:p>
    <w:p w14:paraId="7C253B7A"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6)、</w:t>
      </w:r>
      <w:r>
        <w:rPr>
          <w:rFonts w:eastAsiaTheme="minorEastAsia"/>
          <w:i w:val="0"/>
          <w:iCs w:val="0"/>
          <w:noProof/>
          <w:sz w:val="24"/>
          <w:szCs w:val="24"/>
        </w:rPr>
        <w:tab/>
      </w:r>
      <w:r w:rsidRPr="00331116">
        <w:rPr>
          <w:rFonts w:ascii="Microsoft YaHei" w:eastAsia="Microsoft YaHei" w:hAnsi="Microsoft YaHei"/>
          <w:noProof/>
        </w:rPr>
        <w:t>修改密码</w:t>
      </w:r>
      <w:r>
        <w:rPr>
          <w:noProof/>
        </w:rPr>
        <w:tab/>
      </w:r>
      <w:r>
        <w:rPr>
          <w:noProof/>
        </w:rPr>
        <w:fldChar w:fldCharType="begin"/>
      </w:r>
      <w:r>
        <w:rPr>
          <w:noProof/>
        </w:rPr>
        <w:instrText xml:space="preserve"> PAGEREF _Toc527611550 \h </w:instrText>
      </w:r>
      <w:r>
        <w:rPr>
          <w:noProof/>
        </w:rPr>
      </w:r>
      <w:r>
        <w:rPr>
          <w:noProof/>
        </w:rPr>
        <w:fldChar w:fldCharType="separate"/>
      </w:r>
      <w:r>
        <w:rPr>
          <w:noProof/>
        </w:rPr>
        <w:t>21</w:t>
      </w:r>
      <w:r>
        <w:rPr>
          <w:noProof/>
        </w:rPr>
        <w:fldChar w:fldCharType="end"/>
      </w:r>
    </w:p>
    <w:p w14:paraId="3B67C037"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日志管理信息管理</w:t>
      </w:r>
      <w:r>
        <w:rPr>
          <w:noProof/>
        </w:rPr>
        <w:tab/>
      </w:r>
      <w:r>
        <w:rPr>
          <w:noProof/>
        </w:rPr>
        <w:fldChar w:fldCharType="begin"/>
      </w:r>
      <w:r>
        <w:rPr>
          <w:noProof/>
        </w:rPr>
        <w:instrText xml:space="preserve"> PAGEREF _Toc527611551 \h </w:instrText>
      </w:r>
      <w:r>
        <w:rPr>
          <w:noProof/>
        </w:rPr>
      </w:r>
      <w:r>
        <w:rPr>
          <w:noProof/>
        </w:rPr>
        <w:fldChar w:fldCharType="separate"/>
      </w:r>
      <w:r>
        <w:rPr>
          <w:noProof/>
        </w:rPr>
        <w:t>21</w:t>
      </w:r>
      <w:r>
        <w:rPr>
          <w:noProof/>
        </w:rPr>
        <w:fldChar w:fldCharType="end"/>
      </w:r>
    </w:p>
    <w:p w14:paraId="1645D26D"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日志列表</w:t>
      </w:r>
      <w:r>
        <w:rPr>
          <w:noProof/>
        </w:rPr>
        <w:tab/>
      </w:r>
      <w:r>
        <w:rPr>
          <w:noProof/>
        </w:rPr>
        <w:fldChar w:fldCharType="begin"/>
      </w:r>
      <w:r>
        <w:rPr>
          <w:noProof/>
        </w:rPr>
        <w:instrText xml:space="preserve"> PAGEREF _Toc527611552 \h </w:instrText>
      </w:r>
      <w:r>
        <w:rPr>
          <w:noProof/>
        </w:rPr>
      </w:r>
      <w:r>
        <w:rPr>
          <w:noProof/>
        </w:rPr>
        <w:fldChar w:fldCharType="separate"/>
      </w:r>
      <w:r>
        <w:rPr>
          <w:noProof/>
        </w:rPr>
        <w:t>21</w:t>
      </w:r>
      <w:r>
        <w:rPr>
          <w:noProof/>
        </w:rPr>
        <w:fldChar w:fldCharType="end"/>
      </w:r>
    </w:p>
    <w:p w14:paraId="0FA66E47"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日志查询</w:t>
      </w:r>
      <w:r>
        <w:rPr>
          <w:noProof/>
        </w:rPr>
        <w:tab/>
      </w:r>
      <w:r>
        <w:rPr>
          <w:noProof/>
        </w:rPr>
        <w:fldChar w:fldCharType="begin"/>
      </w:r>
      <w:r>
        <w:rPr>
          <w:noProof/>
        </w:rPr>
        <w:instrText xml:space="preserve"> PAGEREF _Toc527611553 \h </w:instrText>
      </w:r>
      <w:r>
        <w:rPr>
          <w:noProof/>
        </w:rPr>
      </w:r>
      <w:r>
        <w:rPr>
          <w:noProof/>
        </w:rPr>
        <w:fldChar w:fldCharType="separate"/>
      </w:r>
      <w:r>
        <w:rPr>
          <w:noProof/>
        </w:rPr>
        <w:t>22</w:t>
      </w:r>
      <w:r>
        <w:rPr>
          <w:noProof/>
        </w:rPr>
        <w:fldChar w:fldCharType="end"/>
      </w:r>
    </w:p>
    <w:p w14:paraId="7EE142A0"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密码管理</w:t>
      </w:r>
      <w:r>
        <w:rPr>
          <w:noProof/>
        </w:rPr>
        <w:tab/>
      </w:r>
      <w:r>
        <w:rPr>
          <w:noProof/>
        </w:rPr>
        <w:fldChar w:fldCharType="begin"/>
      </w:r>
      <w:r>
        <w:rPr>
          <w:noProof/>
        </w:rPr>
        <w:instrText xml:space="preserve"> PAGEREF _Toc527611554 \h </w:instrText>
      </w:r>
      <w:r>
        <w:rPr>
          <w:noProof/>
        </w:rPr>
      </w:r>
      <w:r>
        <w:rPr>
          <w:noProof/>
        </w:rPr>
        <w:fldChar w:fldCharType="separate"/>
      </w:r>
      <w:r>
        <w:rPr>
          <w:noProof/>
        </w:rPr>
        <w:t>22</w:t>
      </w:r>
      <w:r>
        <w:rPr>
          <w:noProof/>
        </w:rPr>
        <w:fldChar w:fldCharType="end"/>
      </w:r>
    </w:p>
    <w:p w14:paraId="22C5F41B"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登陆密码修改</w:t>
      </w:r>
      <w:r>
        <w:rPr>
          <w:noProof/>
        </w:rPr>
        <w:tab/>
      </w:r>
      <w:r>
        <w:rPr>
          <w:noProof/>
        </w:rPr>
        <w:fldChar w:fldCharType="begin"/>
      </w:r>
      <w:r>
        <w:rPr>
          <w:noProof/>
        </w:rPr>
        <w:instrText xml:space="preserve"> PAGEREF _Toc527611555 \h </w:instrText>
      </w:r>
      <w:r>
        <w:rPr>
          <w:noProof/>
        </w:rPr>
      </w:r>
      <w:r>
        <w:rPr>
          <w:noProof/>
        </w:rPr>
        <w:fldChar w:fldCharType="separate"/>
      </w:r>
      <w:r>
        <w:rPr>
          <w:noProof/>
        </w:rPr>
        <w:t>22</w:t>
      </w:r>
      <w:r>
        <w:rPr>
          <w:noProof/>
        </w:rPr>
        <w:fldChar w:fldCharType="end"/>
      </w:r>
    </w:p>
    <w:p w14:paraId="1F326C94"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七、</w:t>
      </w:r>
      <w:r>
        <w:rPr>
          <w:rFonts w:eastAsiaTheme="minorEastAsia"/>
          <w:smallCaps w:val="0"/>
          <w:noProof/>
          <w:sz w:val="24"/>
          <w:szCs w:val="24"/>
        </w:rPr>
        <w:tab/>
      </w:r>
      <w:r w:rsidRPr="00331116">
        <w:rPr>
          <w:rFonts w:ascii="Microsoft YaHei" w:eastAsia="Microsoft YaHei" w:hAnsi="Microsoft YaHei"/>
          <w:noProof/>
        </w:rPr>
        <w:t>地图模式</w:t>
      </w:r>
      <w:r>
        <w:rPr>
          <w:noProof/>
        </w:rPr>
        <w:tab/>
      </w:r>
      <w:r>
        <w:rPr>
          <w:noProof/>
        </w:rPr>
        <w:fldChar w:fldCharType="begin"/>
      </w:r>
      <w:r>
        <w:rPr>
          <w:noProof/>
        </w:rPr>
        <w:instrText xml:space="preserve"> PAGEREF _Toc527611556 \h </w:instrText>
      </w:r>
      <w:r>
        <w:rPr>
          <w:noProof/>
        </w:rPr>
      </w:r>
      <w:r>
        <w:rPr>
          <w:noProof/>
        </w:rPr>
        <w:fldChar w:fldCharType="separate"/>
      </w:r>
      <w:r>
        <w:rPr>
          <w:noProof/>
        </w:rPr>
        <w:t>23</w:t>
      </w:r>
      <w:r>
        <w:rPr>
          <w:noProof/>
        </w:rPr>
        <w:fldChar w:fldCharType="end"/>
      </w:r>
    </w:p>
    <w:p w14:paraId="6C7C2927"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八、</w:t>
      </w:r>
      <w:r>
        <w:rPr>
          <w:rFonts w:eastAsiaTheme="minorEastAsia"/>
          <w:smallCaps w:val="0"/>
          <w:noProof/>
          <w:sz w:val="24"/>
          <w:szCs w:val="24"/>
        </w:rPr>
        <w:tab/>
      </w:r>
      <w:r w:rsidRPr="00331116">
        <w:rPr>
          <w:rFonts w:ascii="Microsoft YaHei" w:eastAsia="Microsoft YaHei" w:hAnsi="Microsoft YaHei"/>
          <w:noProof/>
        </w:rPr>
        <w:t>区域管理</w:t>
      </w:r>
      <w:r>
        <w:rPr>
          <w:noProof/>
        </w:rPr>
        <w:tab/>
      </w:r>
      <w:r>
        <w:rPr>
          <w:noProof/>
        </w:rPr>
        <w:fldChar w:fldCharType="begin"/>
      </w:r>
      <w:r>
        <w:rPr>
          <w:noProof/>
        </w:rPr>
        <w:instrText xml:space="preserve"> PAGEREF _Toc527611557 \h </w:instrText>
      </w:r>
      <w:r>
        <w:rPr>
          <w:noProof/>
        </w:rPr>
      </w:r>
      <w:r>
        <w:rPr>
          <w:noProof/>
        </w:rPr>
        <w:fldChar w:fldCharType="separate"/>
      </w:r>
      <w:r>
        <w:rPr>
          <w:noProof/>
        </w:rPr>
        <w:t>24</w:t>
      </w:r>
      <w:r>
        <w:rPr>
          <w:noProof/>
        </w:rPr>
        <w:fldChar w:fldCharType="end"/>
      </w:r>
    </w:p>
    <w:p w14:paraId="7243B0A1"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区域列表</w:t>
      </w:r>
      <w:r>
        <w:rPr>
          <w:noProof/>
        </w:rPr>
        <w:tab/>
      </w:r>
      <w:r>
        <w:rPr>
          <w:noProof/>
        </w:rPr>
        <w:fldChar w:fldCharType="begin"/>
      </w:r>
      <w:r>
        <w:rPr>
          <w:noProof/>
        </w:rPr>
        <w:instrText xml:space="preserve"> PAGEREF _Toc527611558 \h </w:instrText>
      </w:r>
      <w:r>
        <w:rPr>
          <w:noProof/>
        </w:rPr>
      </w:r>
      <w:r>
        <w:rPr>
          <w:noProof/>
        </w:rPr>
        <w:fldChar w:fldCharType="separate"/>
      </w:r>
      <w:r>
        <w:rPr>
          <w:noProof/>
        </w:rPr>
        <w:t>24</w:t>
      </w:r>
      <w:r>
        <w:rPr>
          <w:noProof/>
        </w:rPr>
        <w:fldChar w:fldCharType="end"/>
      </w:r>
    </w:p>
    <w:p w14:paraId="29DC0D3F"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新增区域</w:t>
      </w:r>
      <w:r>
        <w:rPr>
          <w:noProof/>
        </w:rPr>
        <w:tab/>
      </w:r>
      <w:r>
        <w:rPr>
          <w:noProof/>
        </w:rPr>
        <w:fldChar w:fldCharType="begin"/>
      </w:r>
      <w:r>
        <w:rPr>
          <w:noProof/>
        </w:rPr>
        <w:instrText xml:space="preserve"> PAGEREF _Toc527611559 \h </w:instrText>
      </w:r>
      <w:r>
        <w:rPr>
          <w:noProof/>
        </w:rPr>
      </w:r>
      <w:r>
        <w:rPr>
          <w:noProof/>
        </w:rPr>
        <w:fldChar w:fldCharType="separate"/>
      </w:r>
      <w:r>
        <w:rPr>
          <w:noProof/>
        </w:rPr>
        <w:t>24</w:t>
      </w:r>
      <w:r>
        <w:rPr>
          <w:noProof/>
        </w:rPr>
        <w:fldChar w:fldCharType="end"/>
      </w:r>
    </w:p>
    <w:p w14:paraId="79F4EDF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修改区域</w:t>
      </w:r>
      <w:r>
        <w:rPr>
          <w:noProof/>
        </w:rPr>
        <w:tab/>
      </w:r>
      <w:r>
        <w:rPr>
          <w:noProof/>
        </w:rPr>
        <w:fldChar w:fldCharType="begin"/>
      </w:r>
      <w:r>
        <w:rPr>
          <w:noProof/>
        </w:rPr>
        <w:instrText xml:space="preserve"> PAGEREF _Toc527611560 \h </w:instrText>
      </w:r>
      <w:r>
        <w:rPr>
          <w:noProof/>
        </w:rPr>
      </w:r>
      <w:r>
        <w:rPr>
          <w:noProof/>
        </w:rPr>
        <w:fldChar w:fldCharType="separate"/>
      </w:r>
      <w:r>
        <w:rPr>
          <w:noProof/>
        </w:rPr>
        <w:t>24</w:t>
      </w:r>
      <w:r>
        <w:rPr>
          <w:noProof/>
        </w:rPr>
        <w:fldChar w:fldCharType="end"/>
      </w:r>
    </w:p>
    <w:p w14:paraId="445B2DBF"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区域查询</w:t>
      </w:r>
      <w:r>
        <w:rPr>
          <w:noProof/>
        </w:rPr>
        <w:tab/>
      </w:r>
      <w:r>
        <w:rPr>
          <w:noProof/>
        </w:rPr>
        <w:fldChar w:fldCharType="begin"/>
      </w:r>
      <w:r>
        <w:rPr>
          <w:noProof/>
        </w:rPr>
        <w:instrText xml:space="preserve"> PAGEREF _Toc527611561 \h </w:instrText>
      </w:r>
      <w:r>
        <w:rPr>
          <w:noProof/>
        </w:rPr>
      </w:r>
      <w:r>
        <w:rPr>
          <w:noProof/>
        </w:rPr>
        <w:fldChar w:fldCharType="separate"/>
      </w:r>
      <w:r>
        <w:rPr>
          <w:noProof/>
        </w:rPr>
        <w:t>24</w:t>
      </w:r>
      <w:r>
        <w:rPr>
          <w:noProof/>
        </w:rPr>
        <w:fldChar w:fldCharType="end"/>
      </w:r>
    </w:p>
    <w:p w14:paraId="78F6D79E"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5、</w:t>
      </w:r>
      <w:r>
        <w:rPr>
          <w:rFonts w:eastAsiaTheme="minorEastAsia"/>
          <w:i w:val="0"/>
          <w:iCs w:val="0"/>
          <w:noProof/>
          <w:sz w:val="24"/>
          <w:szCs w:val="24"/>
        </w:rPr>
        <w:tab/>
      </w:r>
      <w:r w:rsidRPr="00331116">
        <w:rPr>
          <w:rFonts w:ascii="Microsoft YaHei" w:eastAsia="Microsoft YaHei" w:hAnsi="Microsoft YaHei"/>
          <w:noProof/>
        </w:rPr>
        <w:t>删除区域</w:t>
      </w:r>
      <w:r>
        <w:rPr>
          <w:noProof/>
        </w:rPr>
        <w:tab/>
      </w:r>
      <w:r>
        <w:rPr>
          <w:noProof/>
        </w:rPr>
        <w:fldChar w:fldCharType="begin"/>
      </w:r>
      <w:r>
        <w:rPr>
          <w:noProof/>
        </w:rPr>
        <w:instrText xml:space="preserve"> PAGEREF _Toc527611562 \h </w:instrText>
      </w:r>
      <w:r>
        <w:rPr>
          <w:noProof/>
        </w:rPr>
      </w:r>
      <w:r>
        <w:rPr>
          <w:noProof/>
        </w:rPr>
        <w:fldChar w:fldCharType="separate"/>
      </w:r>
      <w:r>
        <w:rPr>
          <w:noProof/>
        </w:rPr>
        <w:t>24</w:t>
      </w:r>
      <w:r>
        <w:rPr>
          <w:noProof/>
        </w:rPr>
        <w:fldChar w:fldCharType="end"/>
      </w:r>
    </w:p>
    <w:p w14:paraId="30BAC36F"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6、</w:t>
      </w:r>
      <w:r>
        <w:rPr>
          <w:rFonts w:eastAsiaTheme="minorEastAsia"/>
          <w:i w:val="0"/>
          <w:iCs w:val="0"/>
          <w:noProof/>
          <w:sz w:val="24"/>
          <w:szCs w:val="24"/>
        </w:rPr>
        <w:tab/>
      </w:r>
      <w:r w:rsidRPr="00331116">
        <w:rPr>
          <w:rFonts w:ascii="Microsoft YaHei" w:eastAsia="Microsoft YaHei" w:hAnsi="Microsoft YaHei"/>
          <w:noProof/>
        </w:rPr>
        <w:t>区域信息导出</w:t>
      </w:r>
      <w:r>
        <w:rPr>
          <w:noProof/>
        </w:rPr>
        <w:tab/>
      </w:r>
      <w:r>
        <w:rPr>
          <w:noProof/>
        </w:rPr>
        <w:fldChar w:fldCharType="begin"/>
      </w:r>
      <w:r>
        <w:rPr>
          <w:noProof/>
        </w:rPr>
        <w:instrText xml:space="preserve"> PAGEREF _Toc527611563 \h </w:instrText>
      </w:r>
      <w:r>
        <w:rPr>
          <w:noProof/>
        </w:rPr>
      </w:r>
      <w:r>
        <w:rPr>
          <w:noProof/>
        </w:rPr>
        <w:fldChar w:fldCharType="separate"/>
      </w:r>
      <w:r>
        <w:rPr>
          <w:noProof/>
        </w:rPr>
        <w:t>24</w:t>
      </w:r>
      <w:r>
        <w:rPr>
          <w:noProof/>
        </w:rPr>
        <w:fldChar w:fldCharType="end"/>
      </w:r>
    </w:p>
    <w:p w14:paraId="07E836B2"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7、</w:t>
      </w:r>
      <w:r>
        <w:rPr>
          <w:rFonts w:eastAsiaTheme="minorEastAsia"/>
          <w:i w:val="0"/>
          <w:iCs w:val="0"/>
          <w:noProof/>
          <w:sz w:val="24"/>
          <w:szCs w:val="24"/>
        </w:rPr>
        <w:tab/>
      </w:r>
      <w:r w:rsidRPr="00331116">
        <w:rPr>
          <w:rFonts w:ascii="Microsoft YaHei" w:eastAsia="Microsoft YaHei" w:hAnsi="Microsoft YaHei"/>
          <w:noProof/>
        </w:rPr>
        <w:t>模板导出</w:t>
      </w:r>
      <w:r>
        <w:rPr>
          <w:noProof/>
        </w:rPr>
        <w:tab/>
      </w:r>
      <w:r>
        <w:rPr>
          <w:noProof/>
        </w:rPr>
        <w:fldChar w:fldCharType="begin"/>
      </w:r>
      <w:r>
        <w:rPr>
          <w:noProof/>
        </w:rPr>
        <w:instrText xml:space="preserve"> PAGEREF _Toc527611564 \h </w:instrText>
      </w:r>
      <w:r>
        <w:rPr>
          <w:noProof/>
        </w:rPr>
      </w:r>
      <w:r>
        <w:rPr>
          <w:noProof/>
        </w:rPr>
        <w:fldChar w:fldCharType="separate"/>
      </w:r>
      <w:r>
        <w:rPr>
          <w:noProof/>
        </w:rPr>
        <w:t>25</w:t>
      </w:r>
      <w:r>
        <w:rPr>
          <w:noProof/>
        </w:rPr>
        <w:fldChar w:fldCharType="end"/>
      </w:r>
    </w:p>
    <w:p w14:paraId="7286F512"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8、</w:t>
      </w:r>
      <w:r>
        <w:rPr>
          <w:rFonts w:eastAsiaTheme="minorEastAsia"/>
          <w:i w:val="0"/>
          <w:iCs w:val="0"/>
          <w:noProof/>
          <w:sz w:val="24"/>
          <w:szCs w:val="24"/>
        </w:rPr>
        <w:tab/>
      </w:r>
      <w:r w:rsidRPr="00331116">
        <w:rPr>
          <w:rFonts w:ascii="Microsoft YaHei" w:eastAsia="Microsoft YaHei" w:hAnsi="Microsoft YaHei"/>
          <w:noProof/>
        </w:rPr>
        <w:t>数据导入</w:t>
      </w:r>
      <w:r>
        <w:rPr>
          <w:noProof/>
        </w:rPr>
        <w:tab/>
      </w:r>
      <w:r>
        <w:rPr>
          <w:noProof/>
        </w:rPr>
        <w:fldChar w:fldCharType="begin"/>
      </w:r>
      <w:r>
        <w:rPr>
          <w:noProof/>
        </w:rPr>
        <w:instrText xml:space="preserve"> PAGEREF _Toc527611565 \h </w:instrText>
      </w:r>
      <w:r>
        <w:rPr>
          <w:noProof/>
        </w:rPr>
      </w:r>
      <w:r>
        <w:rPr>
          <w:noProof/>
        </w:rPr>
        <w:fldChar w:fldCharType="separate"/>
      </w:r>
      <w:r>
        <w:rPr>
          <w:noProof/>
        </w:rPr>
        <w:t>25</w:t>
      </w:r>
      <w:r>
        <w:rPr>
          <w:noProof/>
        </w:rPr>
        <w:fldChar w:fldCharType="end"/>
      </w:r>
    </w:p>
    <w:p w14:paraId="3E74AC66"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九、</w:t>
      </w:r>
      <w:r>
        <w:rPr>
          <w:rFonts w:eastAsiaTheme="minorEastAsia"/>
          <w:smallCaps w:val="0"/>
          <w:noProof/>
          <w:sz w:val="24"/>
          <w:szCs w:val="24"/>
        </w:rPr>
        <w:tab/>
      </w:r>
      <w:r w:rsidRPr="00331116">
        <w:rPr>
          <w:rFonts w:ascii="Microsoft YaHei" w:eastAsia="Microsoft YaHei" w:hAnsi="Microsoft YaHei"/>
          <w:noProof/>
        </w:rPr>
        <w:t>省、市管理</w:t>
      </w:r>
      <w:r>
        <w:rPr>
          <w:noProof/>
        </w:rPr>
        <w:tab/>
      </w:r>
      <w:r>
        <w:rPr>
          <w:noProof/>
        </w:rPr>
        <w:fldChar w:fldCharType="begin"/>
      </w:r>
      <w:r>
        <w:rPr>
          <w:noProof/>
        </w:rPr>
        <w:instrText xml:space="preserve"> PAGEREF _Toc527611566 \h </w:instrText>
      </w:r>
      <w:r>
        <w:rPr>
          <w:noProof/>
        </w:rPr>
      </w:r>
      <w:r>
        <w:rPr>
          <w:noProof/>
        </w:rPr>
        <w:fldChar w:fldCharType="separate"/>
      </w:r>
      <w:r>
        <w:rPr>
          <w:noProof/>
        </w:rPr>
        <w:t>26</w:t>
      </w:r>
      <w:r>
        <w:rPr>
          <w:noProof/>
        </w:rPr>
        <w:fldChar w:fldCharType="end"/>
      </w:r>
    </w:p>
    <w:p w14:paraId="1D069E72"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省、市基础数据配置</w:t>
      </w:r>
      <w:r>
        <w:rPr>
          <w:noProof/>
        </w:rPr>
        <w:tab/>
      </w:r>
      <w:r>
        <w:rPr>
          <w:noProof/>
        </w:rPr>
        <w:fldChar w:fldCharType="begin"/>
      </w:r>
      <w:r>
        <w:rPr>
          <w:noProof/>
        </w:rPr>
        <w:instrText xml:space="preserve"> PAGEREF _Toc527611567 \h </w:instrText>
      </w:r>
      <w:r>
        <w:rPr>
          <w:noProof/>
        </w:rPr>
      </w:r>
      <w:r>
        <w:rPr>
          <w:noProof/>
        </w:rPr>
        <w:fldChar w:fldCharType="separate"/>
      </w:r>
      <w:r>
        <w:rPr>
          <w:noProof/>
        </w:rPr>
        <w:t>26</w:t>
      </w:r>
      <w:r>
        <w:rPr>
          <w:noProof/>
        </w:rPr>
        <w:fldChar w:fldCharType="end"/>
      </w:r>
    </w:p>
    <w:p w14:paraId="21F949A4"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lastRenderedPageBreak/>
        <w:t>2、</w:t>
      </w:r>
      <w:r>
        <w:rPr>
          <w:rFonts w:eastAsiaTheme="minorEastAsia"/>
          <w:i w:val="0"/>
          <w:iCs w:val="0"/>
          <w:noProof/>
          <w:sz w:val="24"/>
          <w:szCs w:val="24"/>
        </w:rPr>
        <w:tab/>
      </w:r>
      <w:r w:rsidRPr="00331116">
        <w:rPr>
          <w:rFonts w:ascii="Microsoft YaHei" w:eastAsia="Microsoft YaHei" w:hAnsi="Microsoft YaHei"/>
          <w:noProof/>
        </w:rPr>
        <w:t>省、市切换</w:t>
      </w:r>
      <w:r>
        <w:rPr>
          <w:noProof/>
        </w:rPr>
        <w:tab/>
      </w:r>
      <w:r>
        <w:rPr>
          <w:noProof/>
        </w:rPr>
        <w:fldChar w:fldCharType="begin"/>
      </w:r>
      <w:r>
        <w:rPr>
          <w:noProof/>
        </w:rPr>
        <w:instrText xml:space="preserve"> PAGEREF _Toc527611568 \h </w:instrText>
      </w:r>
      <w:r>
        <w:rPr>
          <w:noProof/>
        </w:rPr>
      </w:r>
      <w:r>
        <w:rPr>
          <w:noProof/>
        </w:rPr>
        <w:fldChar w:fldCharType="separate"/>
      </w:r>
      <w:r>
        <w:rPr>
          <w:noProof/>
        </w:rPr>
        <w:t>26</w:t>
      </w:r>
      <w:r>
        <w:rPr>
          <w:noProof/>
        </w:rPr>
        <w:fldChar w:fldCharType="end"/>
      </w:r>
    </w:p>
    <w:p w14:paraId="738AE454" w14:textId="77777777" w:rsidR="00B27DD6" w:rsidRDefault="00B27DD6">
      <w:pPr>
        <w:pStyle w:val="21"/>
        <w:tabs>
          <w:tab w:val="left" w:pos="960"/>
          <w:tab w:val="right" w:leader="dot" w:pos="8290"/>
        </w:tabs>
        <w:rPr>
          <w:rFonts w:eastAsiaTheme="minorEastAsia"/>
          <w:smallCaps w:val="0"/>
          <w:noProof/>
          <w:sz w:val="24"/>
          <w:szCs w:val="24"/>
        </w:rPr>
      </w:pPr>
      <w:r w:rsidRPr="00331116">
        <w:rPr>
          <w:rFonts w:ascii="宋体" w:eastAsia="宋体" w:hAnsi="宋体"/>
          <w:noProof/>
        </w:rPr>
        <w:t>十、</w:t>
      </w:r>
      <w:r>
        <w:rPr>
          <w:rFonts w:eastAsiaTheme="minorEastAsia"/>
          <w:smallCaps w:val="0"/>
          <w:noProof/>
          <w:sz w:val="24"/>
          <w:szCs w:val="24"/>
        </w:rPr>
        <w:tab/>
      </w:r>
      <w:r w:rsidRPr="00331116">
        <w:rPr>
          <w:rFonts w:ascii="Microsoft YaHei" w:eastAsia="Microsoft YaHei" w:hAnsi="Microsoft YaHei"/>
          <w:noProof/>
        </w:rPr>
        <w:t>全局配置</w:t>
      </w:r>
      <w:r>
        <w:rPr>
          <w:noProof/>
        </w:rPr>
        <w:tab/>
      </w:r>
      <w:r>
        <w:rPr>
          <w:noProof/>
        </w:rPr>
        <w:fldChar w:fldCharType="begin"/>
      </w:r>
      <w:r>
        <w:rPr>
          <w:noProof/>
        </w:rPr>
        <w:instrText xml:space="preserve"> PAGEREF _Toc527611569 \h </w:instrText>
      </w:r>
      <w:r>
        <w:rPr>
          <w:noProof/>
        </w:rPr>
      </w:r>
      <w:r>
        <w:rPr>
          <w:noProof/>
        </w:rPr>
        <w:fldChar w:fldCharType="separate"/>
      </w:r>
      <w:r>
        <w:rPr>
          <w:noProof/>
        </w:rPr>
        <w:t>27</w:t>
      </w:r>
      <w:r>
        <w:rPr>
          <w:noProof/>
        </w:rPr>
        <w:fldChar w:fldCharType="end"/>
      </w:r>
    </w:p>
    <w:p w14:paraId="32665CDB"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获取全局参数列表</w:t>
      </w:r>
      <w:r>
        <w:rPr>
          <w:noProof/>
        </w:rPr>
        <w:tab/>
      </w:r>
      <w:r>
        <w:rPr>
          <w:noProof/>
        </w:rPr>
        <w:fldChar w:fldCharType="begin"/>
      </w:r>
      <w:r>
        <w:rPr>
          <w:noProof/>
        </w:rPr>
        <w:instrText xml:space="preserve"> PAGEREF _Toc527611570 \h </w:instrText>
      </w:r>
      <w:r>
        <w:rPr>
          <w:noProof/>
        </w:rPr>
      </w:r>
      <w:r>
        <w:rPr>
          <w:noProof/>
        </w:rPr>
        <w:fldChar w:fldCharType="separate"/>
      </w:r>
      <w:r>
        <w:rPr>
          <w:noProof/>
        </w:rPr>
        <w:t>27</w:t>
      </w:r>
      <w:r>
        <w:rPr>
          <w:noProof/>
        </w:rPr>
        <w:fldChar w:fldCharType="end"/>
      </w:r>
    </w:p>
    <w:p w14:paraId="1C051E98"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添加全局参数</w:t>
      </w:r>
      <w:r>
        <w:rPr>
          <w:noProof/>
        </w:rPr>
        <w:tab/>
      </w:r>
      <w:r>
        <w:rPr>
          <w:noProof/>
        </w:rPr>
        <w:fldChar w:fldCharType="begin"/>
      </w:r>
      <w:r>
        <w:rPr>
          <w:noProof/>
        </w:rPr>
        <w:instrText xml:space="preserve"> PAGEREF _Toc527611571 \h </w:instrText>
      </w:r>
      <w:r>
        <w:rPr>
          <w:noProof/>
        </w:rPr>
      </w:r>
      <w:r>
        <w:rPr>
          <w:noProof/>
        </w:rPr>
        <w:fldChar w:fldCharType="separate"/>
      </w:r>
      <w:r>
        <w:rPr>
          <w:noProof/>
        </w:rPr>
        <w:t>27</w:t>
      </w:r>
      <w:r>
        <w:rPr>
          <w:noProof/>
        </w:rPr>
        <w:fldChar w:fldCharType="end"/>
      </w:r>
    </w:p>
    <w:p w14:paraId="0B736951"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3、</w:t>
      </w:r>
      <w:r>
        <w:rPr>
          <w:rFonts w:eastAsiaTheme="minorEastAsia"/>
          <w:i w:val="0"/>
          <w:iCs w:val="0"/>
          <w:noProof/>
          <w:sz w:val="24"/>
          <w:szCs w:val="24"/>
        </w:rPr>
        <w:tab/>
      </w:r>
      <w:r w:rsidRPr="00331116">
        <w:rPr>
          <w:rFonts w:ascii="Microsoft YaHei" w:eastAsia="Microsoft YaHei" w:hAnsi="Microsoft YaHei"/>
          <w:noProof/>
        </w:rPr>
        <w:t>修改全局参数值</w:t>
      </w:r>
      <w:r>
        <w:rPr>
          <w:noProof/>
        </w:rPr>
        <w:tab/>
      </w:r>
      <w:r>
        <w:rPr>
          <w:noProof/>
        </w:rPr>
        <w:fldChar w:fldCharType="begin"/>
      </w:r>
      <w:r>
        <w:rPr>
          <w:noProof/>
        </w:rPr>
        <w:instrText xml:space="preserve"> PAGEREF _Toc527611572 \h </w:instrText>
      </w:r>
      <w:r>
        <w:rPr>
          <w:noProof/>
        </w:rPr>
      </w:r>
      <w:r>
        <w:rPr>
          <w:noProof/>
        </w:rPr>
        <w:fldChar w:fldCharType="separate"/>
      </w:r>
      <w:r>
        <w:rPr>
          <w:noProof/>
        </w:rPr>
        <w:t>27</w:t>
      </w:r>
      <w:r>
        <w:rPr>
          <w:noProof/>
        </w:rPr>
        <w:fldChar w:fldCharType="end"/>
      </w:r>
    </w:p>
    <w:p w14:paraId="659BEF76"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4、</w:t>
      </w:r>
      <w:r>
        <w:rPr>
          <w:rFonts w:eastAsiaTheme="minorEastAsia"/>
          <w:i w:val="0"/>
          <w:iCs w:val="0"/>
          <w:noProof/>
          <w:sz w:val="24"/>
          <w:szCs w:val="24"/>
        </w:rPr>
        <w:tab/>
      </w:r>
      <w:r w:rsidRPr="00331116">
        <w:rPr>
          <w:rFonts w:ascii="Microsoft YaHei" w:eastAsia="Microsoft YaHei" w:hAnsi="Microsoft YaHei"/>
          <w:noProof/>
        </w:rPr>
        <w:t>需要支持的全局参数</w:t>
      </w:r>
      <w:r>
        <w:rPr>
          <w:noProof/>
        </w:rPr>
        <w:tab/>
      </w:r>
      <w:r>
        <w:rPr>
          <w:noProof/>
        </w:rPr>
        <w:fldChar w:fldCharType="begin"/>
      </w:r>
      <w:r>
        <w:rPr>
          <w:noProof/>
        </w:rPr>
        <w:instrText xml:space="preserve"> PAGEREF _Toc527611573 \h </w:instrText>
      </w:r>
      <w:r>
        <w:rPr>
          <w:noProof/>
        </w:rPr>
      </w:r>
      <w:r>
        <w:rPr>
          <w:noProof/>
        </w:rPr>
        <w:fldChar w:fldCharType="separate"/>
      </w:r>
      <w:r>
        <w:rPr>
          <w:noProof/>
        </w:rPr>
        <w:t>27</w:t>
      </w:r>
      <w:r>
        <w:rPr>
          <w:noProof/>
        </w:rPr>
        <w:fldChar w:fldCharType="end"/>
      </w:r>
    </w:p>
    <w:p w14:paraId="2A3E740F" w14:textId="77777777" w:rsidR="00B27DD6" w:rsidRDefault="00B27DD6">
      <w:pPr>
        <w:pStyle w:val="21"/>
        <w:tabs>
          <w:tab w:val="left" w:pos="1200"/>
          <w:tab w:val="right" w:leader="dot" w:pos="8290"/>
        </w:tabs>
        <w:rPr>
          <w:rFonts w:eastAsiaTheme="minorEastAsia"/>
          <w:smallCaps w:val="0"/>
          <w:noProof/>
          <w:sz w:val="24"/>
          <w:szCs w:val="24"/>
        </w:rPr>
      </w:pPr>
      <w:r w:rsidRPr="00331116">
        <w:rPr>
          <w:rFonts w:ascii="宋体" w:eastAsia="宋体" w:hAnsi="宋体"/>
          <w:noProof/>
        </w:rPr>
        <w:t>十一、</w:t>
      </w:r>
      <w:r>
        <w:rPr>
          <w:rFonts w:eastAsiaTheme="minorEastAsia"/>
          <w:smallCaps w:val="0"/>
          <w:noProof/>
          <w:sz w:val="24"/>
          <w:szCs w:val="24"/>
        </w:rPr>
        <w:tab/>
      </w:r>
      <w:r w:rsidRPr="00331116">
        <w:rPr>
          <w:rFonts w:ascii="Microsoft YaHei" w:eastAsia="Microsoft YaHei" w:hAnsi="Microsoft YaHei"/>
          <w:noProof/>
        </w:rPr>
        <w:t>第三方系统对接</w:t>
      </w:r>
      <w:r>
        <w:rPr>
          <w:noProof/>
        </w:rPr>
        <w:tab/>
      </w:r>
      <w:r>
        <w:rPr>
          <w:noProof/>
        </w:rPr>
        <w:fldChar w:fldCharType="begin"/>
      </w:r>
      <w:r>
        <w:rPr>
          <w:noProof/>
        </w:rPr>
        <w:instrText xml:space="preserve"> PAGEREF _Toc527611574 \h </w:instrText>
      </w:r>
      <w:r>
        <w:rPr>
          <w:noProof/>
        </w:rPr>
      </w:r>
      <w:r>
        <w:rPr>
          <w:noProof/>
        </w:rPr>
        <w:fldChar w:fldCharType="separate"/>
      </w:r>
      <w:r>
        <w:rPr>
          <w:noProof/>
        </w:rPr>
        <w:t>29</w:t>
      </w:r>
      <w:r>
        <w:rPr>
          <w:noProof/>
        </w:rPr>
        <w:fldChar w:fldCharType="end"/>
      </w:r>
    </w:p>
    <w:p w14:paraId="38F73665"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1、</w:t>
      </w:r>
      <w:r>
        <w:rPr>
          <w:rFonts w:eastAsiaTheme="minorEastAsia"/>
          <w:i w:val="0"/>
          <w:iCs w:val="0"/>
          <w:noProof/>
          <w:sz w:val="24"/>
          <w:szCs w:val="24"/>
        </w:rPr>
        <w:tab/>
      </w:r>
      <w:r w:rsidRPr="00331116">
        <w:rPr>
          <w:rFonts w:ascii="Microsoft YaHei" w:eastAsia="Microsoft YaHei" w:hAnsi="Microsoft YaHei"/>
          <w:noProof/>
        </w:rPr>
        <w:t>图像识别系统</w:t>
      </w:r>
      <w:r>
        <w:rPr>
          <w:noProof/>
        </w:rPr>
        <w:tab/>
      </w:r>
      <w:r>
        <w:rPr>
          <w:noProof/>
        </w:rPr>
        <w:fldChar w:fldCharType="begin"/>
      </w:r>
      <w:r>
        <w:rPr>
          <w:noProof/>
        </w:rPr>
        <w:instrText xml:space="preserve"> PAGEREF _Toc527611575 \h </w:instrText>
      </w:r>
      <w:r>
        <w:rPr>
          <w:noProof/>
        </w:rPr>
      </w:r>
      <w:r>
        <w:rPr>
          <w:noProof/>
        </w:rPr>
        <w:fldChar w:fldCharType="separate"/>
      </w:r>
      <w:r>
        <w:rPr>
          <w:noProof/>
        </w:rPr>
        <w:t>29</w:t>
      </w:r>
      <w:r>
        <w:rPr>
          <w:noProof/>
        </w:rPr>
        <w:fldChar w:fldCharType="end"/>
      </w:r>
    </w:p>
    <w:p w14:paraId="7EEE9D73" w14:textId="77777777" w:rsidR="00B27DD6" w:rsidRDefault="00B27DD6">
      <w:pPr>
        <w:pStyle w:val="31"/>
        <w:tabs>
          <w:tab w:val="left" w:pos="1200"/>
          <w:tab w:val="right" w:leader="dot" w:pos="8290"/>
        </w:tabs>
        <w:rPr>
          <w:rFonts w:eastAsiaTheme="minorEastAsia"/>
          <w:i w:val="0"/>
          <w:iCs w:val="0"/>
          <w:noProof/>
          <w:sz w:val="24"/>
          <w:szCs w:val="24"/>
        </w:rPr>
      </w:pPr>
      <w:r w:rsidRPr="00331116">
        <w:rPr>
          <w:rFonts w:ascii="Microsoft YaHei" w:eastAsia="Microsoft YaHei" w:hAnsi="Microsoft YaHei"/>
          <w:noProof/>
        </w:rPr>
        <w:t>2、</w:t>
      </w:r>
      <w:r>
        <w:rPr>
          <w:rFonts w:eastAsiaTheme="minorEastAsia"/>
          <w:i w:val="0"/>
          <w:iCs w:val="0"/>
          <w:noProof/>
          <w:sz w:val="24"/>
          <w:szCs w:val="24"/>
        </w:rPr>
        <w:tab/>
      </w:r>
      <w:r w:rsidRPr="00331116">
        <w:rPr>
          <w:rFonts w:ascii="Microsoft YaHei" w:eastAsia="Microsoft YaHei" w:hAnsi="Microsoft YaHei"/>
          <w:noProof/>
        </w:rPr>
        <w:t>水务公司系统</w:t>
      </w:r>
      <w:r>
        <w:rPr>
          <w:noProof/>
        </w:rPr>
        <w:tab/>
      </w:r>
      <w:r>
        <w:rPr>
          <w:noProof/>
        </w:rPr>
        <w:fldChar w:fldCharType="begin"/>
      </w:r>
      <w:r>
        <w:rPr>
          <w:noProof/>
        </w:rPr>
        <w:instrText xml:space="preserve"> PAGEREF _Toc527611576 \h </w:instrText>
      </w:r>
      <w:r>
        <w:rPr>
          <w:noProof/>
        </w:rPr>
      </w:r>
      <w:r>
        <w:rPr>
          <w:noProof/>
        </w:rPr>
        <w:fldChar w:fldCharType="separate"/>
      </w:r>
      <w:r>
        <w:rPr>
          <w:noProof/>
        </w:rPr>
        <w:t>29</w:t>
      </w:r>
      <w:r>
        <w:rPr>
          <w:noProof/>
        </w:rPr>
        <w:fldChar w:fldCharType="end"/>
      </w:r>
    </w:p>
    <w:p w14:paraId="231B4009" w14:textId="77777777" w:rsidR="00B27DD6" w:rsidRDefault="00B27DD6">
      <w:pPr>
        <w:pStyle w:val="21"/>
        <w:tabs>
          <w:tab w:val="left" w:pos="1200"/>
          <w:tab w:val="right" w:leader="dot" w:pos="8290"/>
        </w:tabs>
        <w:rPr>
          <w:rFonts w:eastAsiaTheme="minorEastAsia"/>
          <w:smallCaps w:val="0"/>
          <w:noProof/>
          <w:sz w:val="24"/>
          <w:szCs w:val="24"/>
        </w:rPr>
      </w:pPr>
      <w:r w:rsidRPr="00331116">
        <w:rPr>
          <w:rFonts w:ascii="宋体" w:eastAsia="宋体" w:hAnsi="宋体"/>
          <w:noProof/>
        </w:rPr>
        <w:t>十二、</w:t>
      </w:r>
      <w:r>
        <w:rPr>
          <w:rFonts w:eastAsiaTheme="minorEastAsia"/>
          <w:smallCaps w:val="0"/>
          <w:noProof/>
          <w:sz w:val="24"/>
          <w:szCs w:val="24"/>
        </w:rPr>
        <w:tab/>
      </w:r>
      <w:r w:rsidRPr="00331116">
        <w:rPr>
          <w:rFonts w:ascii="Microsoft YaHei" w:eastAsia="Microsoft YaHei" w:hAnsi="Microsoft YaHei"/>
          <w:noProof/>
        </w:rPr>
        <w:t>其他功能要求</w:t>
      </w:r>
      <w:r>
        <w:rPr>
          <w:noProof/>
        </w:rPr>
        <w:tab/>
      </w:r>
      <w:r>
        <w:rPr>
          <w:noProof/>
        </w:rPr>
        <w:fldChar w:fldCharType="begin"/>
      </w:r>
      <w:r>
        <w:rPr>
          <w:noProof/>
        </w:rPr>
        <w:instrText xml:space="preserve"> PAGEREF _Toc527611577 \h </w:instrText>
      </w:r>
      <w:r>
        <w:rPr>
          <w:noProof/>
        </w:rPr>
      </w:r>
      <w:r>
        <w:rPr>
          <w:noProof/>
        </w:rPr>
        <w:fldChar w:fldCharType="separate"/>
      </w:r>
      <w:r>
        <w:rPr>
          <w:noProof/>
        </w:rPr>
        <w:t>30</w:t>
      </w:r>
      <w:r>
        <w:rPr>
          <w:noProof/>
        </w:rPr>
        <w:fldChar w:fldCharType="end"/>
      </w:r>
    </w:p>
    <w:p w14:paraId="67746B77" w14:textId="77777777" w:rsidR="00B27DD6" w:rsidRDefault="00B27DD6">
      <w:pPr>
        <w:pStyle w:val="21"/>
        <w:tabs>
          <w:tab w:val="left" w:pos="1200"/>
          <w:tab w:val="right" w:leader="dot" w:pos="8290"/>
        </w:tabs>
        <w:rPr>
          <w:rFonts w:eastAsiaTheme="minorEastAsia"/>
          <w:smallCaps w:val="0"/>
          <w:noProof/>
          <w:sz w:val="24"/>
          <w:szCs w:val="24"/>
        </w:rPr>
      </w:pPr>
      <w:r w:rsidRPr="00331116">
        <w:rPr>
          <w:rFonts w:ascii="宋体" w:eastAsia="宋体" w:hAnsi="宋体"/>
          <w:noProof/>
        </w:rPr>
        <w:t>十三、</w:t>
      </w:r>
      <w:r>
        <w:rPr>
          <w:rFonts w:eastAsiaTheme="minorEastAsia"/>
          <w:smallCaps w:val="0"/>
          <w:noProof/>
          <w:sz w:val="24"/>
          <w:szCs w:val="24"/>
        </w:rPr>
        <w:tab/>
      </w:r>
      <w:r w:rsidRPr="00331116">
        <w:rPr>
          <w:rFonts w:ascii="Microsoft YaHei" w:eastAsia="Microsoft YaHei" w:hAnsi="Microsoft YaHei"/>
          <w:noProof/>
        </w:rPr>
        <w:t>测试（演示）环境要求</w:t>
      </w:r>
      <w:r>
        <w:rPr>
          <w:noProof/>
        </w:rPr>
        <w:tab/>
      </w:r>
      <w:r>
        <w:rPr>
          <w:noProof/>
        </w:rPr>
        <w:fldChar w:fldCharType="begin"/>
      </w:r>
      <w:r>
        <w:rPr>
          <w:noProof/>
        </w:rPr>
        <w:instrText xml:space="preserve"> PAGEREF _Toc527611578 \h </w:instrText>
      </w:r>
      <w:r>
        <w:rPr>
          <w:noProof/>
        </w:rPr>
      </w:r>
      <w:r>
        <w:rPr>
          <w:noProof/>
        </w:rPr>
        <w:fldChar w:fldCharType="separate"/>
      </w:r>
      <w:r>
        <w:rPr>
          <w:noProof/>
        </w:rPr>
        <w:t>32</w:t>
      </w:r>
      <w:r>
        <w:rPr>
          <w:noProof/>
        </w:rPr>
        <w:fldChar w:fldCharType="end"/>
      </w:r>
    </w:p>
    <w:p w14:paraId="784B9808" w14:textId="77777777" w:rsidR="00B27DD6" w:rsidRDefault="00B27DD6">
      <w:pPr>
        <w:pStyle w:val="21"/>
        <w:tabs>
          <w:tab w:val="left" w:pos="1200"/>
          <w:tab w:val="right" w:leader="dot" w:pos="8290"/>
        </w:tabs>
        <w:rPr>
          <w:rFonts w:eastAsiaTheme="minorEastAsia"/>
          <w:smallCaps w:val="0"/>
          <w:noProof/>
          <w:sz w:val="24"/>
          <w:szCs w:val="24"/>
        </w:rPr>
      </w:pPr>
      <w:r w:rsidRPr="00331116">
        <w:rPr>
          <w:rFonts w:ascii="宋体" w:eastAsia="宋体" w:hAnsi="宋体"/>
          <w:noProof/>
        </w:rPr>
        <w:t>十四、</w:t>
      </w:r>
      <w:r>
        <w:rPr>
          <w:rFonts w:eastAsiaTheme="minorEastAsia"/>
          <w:smallCaps w:val="0"/>
          <w:noProof/>
          <w:sz w:val="24"/>
          <w:szCs w:val="24"/>
        </w:rPr>
        <w:tab/>
      </w:r>
      <w:r w:rsidRPr="00331116">
        <w:rPr>
          <w:rFonts w:ascii="Microsoft YaHei" w:eastAsia="Microsoft YaHei" w:hAnsi="Microsoft YaHei"/>
          <w:noProof/>
        </w:rPr>
        <w:t>需求对接要求</w:t>
      </w:r>
      <w:r>
        <w:rPr>
          <w:noProof/>
        </w:rPr>
        <w:tab/>
      </w:r>
      <w:r>
        <w:rPr>
          <w:noProof/>
        </w:rPr>
        <w:fldChar w:fldCharType="begin"/>
      </w:r>
      <w:r>
        <w:rPr>
          <w:noProof/>
        </w:rPr>
        <w:instrText xml:space="preserve"> PAGEREF _Toc527611579 \h </w:instrText>
      </w:r>
      <w:r>
        <w:rPr>
          <w:noProof/>
        </w:rPr>
      </w:r>
      <w:r>
        <w:rPr>
          <w:noProof/>
        </w:rPr>
        <w:fldChar w:fldCharType="separate"/>
      </w:r>
      <w:r>
        <w:rPr>
          <w:noProof/>
        </w:rPr>
        <w:t>33</w:t>
      </w:r>
      <w:r>
        <w:rPr>
          <w:noProof/>
        </w:rPr>
        <w:fldChar w:fldCharType="end"/>
      </w:r>
    </w:p>
    <w:p w14:paraId="291A0EA0" w14:textId="556AE34C" w:rsidR="0044223F" w:rsidRDefault="00193317" w:rsidP="00861D25">
      <w:r>
        <w:fldChar w:fldCharType="end"/>
      </w:r>
      <w:r w:rsidR="0044223F">
        <w:br w:type="page"/>
      </w:r>
    </w:p>
    <w:p w14:paraId="3448C996" w14:textId="1ADF1CB1" w:rsidR="00631A75" w:rsidRDefault="00631A75" w:rsidP="00C53242">
      <w:pPr>
        <w:pStyle w:val="2"/>
        <w:numPr>
          <w:ilvl w:val="0"/>
          <w:numId w:val="1"/>
        </w:numPr>
        <w:rPr>
          <w:rFonts w:ascii="Microsoft YaHei" w:eastAsia="Microsoft YaHei" w:hAnsi="Microsoft YaHei"/>
        </w:rPr>
      </w:pPr>
      <w:bookmarkStart w:id="4" w:name="_Toc527611504"/>
      <w:r>
        <w:rPr>
          <w:rFonts w:ascii="Microsoft YaHei" w:eastAsia="Microsoft YaHei" w:hAnsi="Microsoft YaHei" w:hint="eastAsia"/>
        </w:rPr>
        <w:lastRenderedPageBreak/>
        <w:t>UI总体要求</w:t>
      </w:r>
      <w:bookmarkEnd w:id="4"/>
    </w:p>
    <w:p w14:paraId="5BB38A0F" w14:textId="268381EF" w:rsidR="001B4611" w:rsidRPr="00D81237" w:rsidRDefault="00E22BF2" w:rsidP="00C53242">
      <w:pPr>
        <w:pStyle w:val="a5"/>
        <w:numPr>
          <w:ilvl w:val="1"/>
          <w:numId w:val="23"/>
        </w:numPr>
        <w:spacing w:line="360" w:lineRule="auto"/>
        <w:ind w:firstLineChars="0"/>
        <w:rPr>
          <w:rFonts w:ascii="FangSong" w:eastAsia="FangSong" w:hAnsi="FangSong"/>
          <w:sz w:val="28"/>
          <w:szCs w:val="28"/>
        </w:rPr>
      </w:pPr>
      <w:r w:rsidRPr="00D81237">
        <w:rPr>
          <w:rFonts w:ascii="FangSong" w:eastAsia="FangSong" w:hAnsi="FangSong" w:hint="eastAsia"/>
          <w:sz w:val="28"/>
          <w:szCs w:val="28"/>
        </w:rPr>
        <w:t>UI</w:t>
      </w:r>
      <w:r w:rsidR="00B6703B" w:rsidRPr="00D81237">
        <w:rPr>
          <w:rFonts w:ascii="FangSong" w:eastAsia="FangSong" w:hAnsi="FangSong" w:hint="eastAsia"/>
          <w:sz w:val="28"/>
          <w:szCs w:val="28"/>
        </w:rPr>
        <w:t>设计颜色及样式</w:t>
      </w:r>
      <w:r w:rsidR="00867121" w:rsidRPr="00D81237">
        <w:rPr>
          <w:rFonts w:ascii="FangSong" w:eastAsia="FangSong" w:hAnsi="FangSong" w:hint="eastAsia"/>
          <w:sz w:val="28"/>
          <w:szCs w:val="28"/>
        </w:rPr>
        <w:t>风格需要</w:t>
      </w:r>
      <w:r w:rsidR="00B6703B" w:rsidRPr="00D81237">
        <w:rPr>
          <w:rFonts w:ascii="FangSong" w:eastAsia="FangSong" w:hAnsi="FangSong" w:hint="eastAsia"/>
          <w:sz w:val="28"/>
          <w:szCs w:val="28"/>
        </w:rPr>
        <w:t>完全遵照长虹公司原型要求。</w:t>
      </w:r>
    </w:p>
    <w:p w14:paraId="77A9CF5E" w14:textId="2036F183" w:rsidR="00B6703B" w:rsidRPr="00B6703B" w:rsidRDefault="00B6703B" w:rsidP="00C53242">
      <w:pPr>
        <w:pStyle w:val="a5"/>
        <w:numPr>
          <w:ilvl w:val="1"/>
          <w:numId w:val="23"/>
        </w:numPr>
        <w:spacing w:line="360" w:lineRule="auto"/>
        <w:ind w:firstLineChars="0"/>
        <w:rPr>
          <w:rFonts w:ascii="FangSong" w:eastAsia="FangSong" w:hAnsi="FangSong"/>
          <w:sz w:val="28"/>
          <w:szCs w:val="28"/>
        </w:rPr>
      </w:pPr>
      <w:r w:rsidRPr="00B6703B">
        <w:rPr>
          <w:rFonts w:ascii="FangSong" w:eastAsia="FangSong" w:hAnsi="FangSong" w:hint="eastAsia"/>
          <w:sz w:val="28"/>
          <w:szCs w:val="28"/>
        </w:rPr>
        <w:t>二级页面以及弹出框等控件卓影可自行设计，但需要和长虹公司设计风格保持一致。</w:t>
      </w:r>
    </w:p>
    <w:p w14:paraId="11C452AB" w14:textId="77777777" w:rsidR="001B4611" w:rsidRPr="00B6703B" w:rsidRDefault="001B4611" w:rsidP="00C53242">
      <w:pPr>
        <w:pStyle w:val="a5"/>
        <w:numPr>
          <w:ilvl w:val="1"/>
          <w:numId w:val="23"/>
        </w:numPr>
        <w:spacing w:line="360" w:lineRule="auto"/>
        <w:ind w:firstLineChars="0"/>
        <w:rPr>
          <w:rFonts w:ascii="FangSong" w:eastAsia="FangSong" w:hAnsi="FangSong"/>
          <w:sz w:val="28"/>
          <w:szCs w:val="28"/>
        </w:rPr>
      </w:pPr>
      <w:r w:rsidRPr="00B6703B">
        <w:rPr>
          <w:rFonts w:ascii="FangSong" w:eastAsia="FangSong" w:hAnsi="FangSong"/>
          <w:sz w:val="28"/>
          <w:szCs w:val="28"/>
        </w:rPr>
        <w:t>用图标表示的操作（主要是“相关操作”），鼠标移动到对应图标上时，会有文字提示，避免用户不知道图标含义。</w:t>
      </w:r>
    </w:p>
    <w:p w14:paraId="2C66B9EC" w14:textId="7BF75EB6" w:rsidR="00631A75" w:rsidRPr="00631A75" w:rsidRDefault="00631A75" w:rsidP="00631A75">
      <w:pPr>
        <w:widowControl/>
        <w:jc w:val="left"/>
      </w:pPr>
      <w:r>
        <w:br w:type="page"/>
      </w:r>
    </w:p>
    <w:p w14:paraId="272AA756" w14:textId="01FABA95" w:rsidR="00B02DCF" w:rsidRPr="00081C72" w:rsidRDefault="00B02DCF" w:rsidP="00C53242">
      <w:pPr>
        <w:pStyle w:val="2"/>
        <w:numPr>
          <w:ilvl w:val="0"/>
          <w:numId w:val="1"/>
        </w:numPr>
        <w:rPr>
          <w:rFonts w:ascii="Microsoft YaHei" w:eastAsia="Microsoft YaHei" w:hAnsi="Microsoft YaHei"/>
        </w:rPr>
      </w:pPr>
      <w:bookmarkStart w:id="5" w:name="_Toc527611505"/>
      <w:r w:rsidRPr="00081C72">
        <w:rPr>
          <w:rFonts w:ascii="Microsoft YaHei" w:eastAsia="Microsoft YaHei" w:hAnsi="Microsoft YaHei" w:hint="eastAsia"/>
        </w:rPr>
        <w:lastRenderedPageBreak/>
        <w:t>硬件数据</w:t>
      </w:r>
      <w:r w:rsidR="00DE147F">
        <w:rPr>
          <w:rFonts w:ascii="Microsoft YaHei" w:eastAsia="Microsoft YaHei" w:hAnsi="Microsoft YaHei" w:hint="eastAsia"/>
        </w:rPr>
        <w:t>接入</w:t>
      </w:r>
      <w:bookmarkEnd w:id="5"/>
    </w:p>
    <w:p w14:paraId="2A7214E2" w14:textId="5875C5CB" w:rsidR="00DE147F" w:rsidRDefault="00DE147F" w:rsidP="00C53242">
      <w:pPr>
        <w:pStyle w:val="3"/>
        <w:numPr>
          <w:ilvl w:val="0"/>
          <w:numId w:val="3"/>
        </w:numPr>
        <w:rPr>
          <w:rFonts w:ascii="Microsoft YaHei" w:eastAsia="Microsoft YaHei" w:hAnsi="Microsoft YaHei"/>
          <w:b w:val="0"/>
          <w:sz w:val="28"/>
          <w:szCs w:val="28"/>
        </w:rPr>
      </w:pPr>
      <w:bookmarkStart w:id="6" w:name="_Toc527611506"/>
      <w:r w:rsidRPr="00DE147F">
        <w:rPr>
          <w:rFonts w:ascii="Microsoft YaHei" w:eastAsia="Microsoft YaHei" w:hAnsi="Microsoft YaHei" w:hint="eastAsia"/>
          <w:b w:val="0"/>
          <w:sz w:val="28"/>
          <w:szCs w:val="28"/>
        </w:rPr>
        <w:t>UDP协议</w:t>
      </w:r>
      <w:r>
        <w:rPr>
          <w:rFonts w:ascii="Microsoft YaHei" w:eastAsia="Microsoft YaHei" w:hAnsi="Microsoft YaHei" w:hint="eastAsia"/>
          <w:b w:val="0"/>
          <w:sz w:val="28"/>
          <w:szCs w:val="28"/>
        </w:rPr>
        <w:t>数据接入</w:t>
      </w:r>
      <w:bookmarkEnd w:id="6"/>
    </w:p>
    <w:p w14:paraId="3A923901" w14:textId="3E584C5A" w:rsidR="00A90433" w:rsidRPr="00F677B5" w:rsidRDefault="00173183" w:rsidP="00F677B5">
      <w:pPr>
        <w:spacing w:line="360" w:lineRule="auto"/>
        <w:ind w:firstLine="420"/>
        <w:rPr>
          <w:rFonts w:ascii="FangSong" w:eastAsia="FangSong" w:hAnsi="FangSong"/>
          <w:sz w:val="28"/>
          <w:szCs w:val="28"/>
        </w:rPr>
      </w:pPr>
      <w:r w:rsidRPr="00F677B5">
        <w:rPr>
          <w:rFonts w:ascii="FangSong" w:eastAsia="FangSong" w:hAnsi="FangSong" w:hint="eastAsia"/>
          <w:sz w:val="28"/>
          <w:szCs w:val="28"/>
        </w:rPr>
        <w:t>智能水表硬件设备通过UDP协议上报数据，具体数据</w:t>
      </w:r>
      <w:r w:rsidR="006A0888" w:rsidRPr="00F677B5">
        <w:rPr>
          <w:rFonts w:ascii="FangSong" w:eastAsia="FangSong" w:hAnsi="FangSong" w:hint="eastAsia"/>
          <w:sz w:val="28"/>
          <w:szCs w:val="28"/>
        </w:rPr>
        <w:t>包</w:t>
      </w:r>
      <w:r w:rsidRPr="00F677B5">
        <w:rPr>
          <w:rFonts w:ascii="FangSong" w:eastAsia="FangSong" w:hAnsi="FangSong" w:hint="eastAsia"/>
          <w:sz w:val="28"/>
          <w:szCs w:val="28"/>
        </w:rPr>
        <w:t>格式可以参考文档《</w:t>
      </w:r>
      <w:r w:rsidRPr="00F677B5">
        <w:rPr>
          <w:rFonts w:ascii="FangSong" w:eastAsia="FangSong" w:hAnsi="FangSong"/>
          <w:sz w:val="28"/>
          <w:szCs w:val="28"/>
        </w:rPr>
        <w:t>长虹网络公司物联网事业部NB水表数据包定义（UDP版）.pdf</w:t>
      </w:r>
      <w:r w:rsidRPr="00F677B5">
        <w:rPr>
          <w:rFonts w:ascii="FangSong" w:eastAsia="FangSong" w:hAnsi="FangSong" w:hint="eastAsia"/>
          <w:sz w:val="28"/>
          <w:szCs w:val="28"/>
        </w:rPr>
        <w:t>》。</w:t>
      </w:r>
    </w:p>
    <w:p w14:paraId="6F915238" w14:textId="2862EB27" w:rsidR="006A0888" w:rsidRPr="00F677B5" w:rsidRDefault="00CA1190" w:rsidP="00F677B5">
      <w:pPr>
        <w:spacing w:line="360" w:lineRule="auto"/>
        <w:ind w:firstLine="420"/>
        <w:rPr>
          <w:rFonts w:ascii="FangSong" w:eastAsia="FangSong" w:hAnsi="FangSong"/>
          <w:sz w:val="28"/>
          <w:szCs w:val="28"/>
        </w:rPr>
      </w:pPr>
      <w:r w:rsidRPr="00F677B5">
        <w:rPr>
          <w:rFonts w:ascii="FangSong" w:eastAsia="FangSong" w:hAnsi="FangSong" w:hint="eastAsia"/>
          <w:sz w:val="28"/>
          <w:szCs w:val="28"/>
        </w:rPr>
        <w:t>UDP数据包含的内容主要包括：终端状态、电池电量、抄表数据（</w:t>
      </w:r>
      <w:r w:rsidR="002638B0" w:rsidRPr="00F677B5">
        <w:rPr>
          <w:rFonts w:ascii="FangSong" w:eastAsia="FangSong" w:hAnsi="FangSong" w:hint="eastAsia"/>
          <w:sz w:val="28"/>
          <w:szCs w:val="28"/>
        </w:rPr>
        <w:t>拍照的</w:t>
      </w:r>
      <w:r w:rsidRPr="00F677B5">
        <w:rPr>
          <w:rFonts w:ascii="FangSong" w:eastAsia="FangSong" w:hAnsi="FangSong" w:hint="eastAsia"/>
          <w:sz w:val="28"/>
          <w:szCs w:val="28"/>
        </w:rPr>
        <w:t>图片</w:t>
      </w:r>
      <w:r w:rsidR="00A13EA1" w:rsidRPr="00F677B5">
        <w:rPr>
          <w:rFonts w:ascii="FangSong" w:eastAsia="FangSong" w:hAnsi="FangSong" w:hint="eastAsia"/>
          <w:sz w:val="28"/>
          <w:szCs w:val="28"/>
        </w:rPr>
        <w:t>，图片大小</w:t>
      </w:r>
      <w:r w:rsidR="00345399" w:rsidRPr="00F677B5">
        <w:rPr>
          <w:rFonts w:ascii="FangSong" w:eastAsia="FangSong" w:hAnsi="FangSong" w:hint="eastAsia"/>
          <w:sz w:val="28"/>
          <w:szCs w:val="28"/>
        </w:rPr>
        <w:t>是否可以限制一下？</w:t>
      </w:r>
      <w:r w:rsidRPr="00F677B5">
        <w:rPr>
          <w:rFonts w:ascii="FangSong" w:eastAsia="FangSong" w:hAnsi="FangSong" w:hint="eastAsia"/>
          <w:sz w:val="28"/>
          <w:szCs w:val="28"/>
        </w:rPr>
        <w:t>）。</w:t>
      </w:r>
    </w:p>
    <w:p w14:paraId="38751B8F" w14:textId="1F956DD1" w:rsidR="00882532" w:rsidRPr="00F677B5" w:rsidRDefault="00882532" w:rsidP="00F677B5">
      <w:pPr>
        <w:spacing w:line="360" w:lineRule="auto"/>
        <w:ind w:firstLine="420"/>
        <w:rPr>
          <w:rFonts w:ascii="FangSong" w:eastAsia="FangSong" w:hAnsi="FangSong"/>
          <w:sz w:val="28"/>
          <w:szCs w:val="28"/>
        </w:rPr>
      </w:pPr>
      <w:r w:rsidRPr="00F677B5">
        <w:rPr>
          <w:rFonts w:ascii="FangSong" w:eastAsia="FangSong" w:hAnsi="FangSong"/>
          <w:sz w:val="28"/>
          <w:szCs w:val="28"/>
        </w:rPr>
        <w:t>智能抄表系统</w:t>
      </w:r>
      <w:r w:rsidRPr="00F677B5">
        <w:rPr>
          <w:rFonts w:ascii="FangSong" w:eastAsia="FangSong" w:hAnsi="FangSong" w:hint="eastAsia"/>
          <w:sz w:val="28"/>
          <w:szCs w:val="28"/>
        </w:rPr>
        <w:t>在接收到完整的一次上传数据（可能是多个UDP包）后，需要调用第三方图片识别系统，将拍照图片数据转化为数字读数</w:t>
      </w:r>
      <w:r w:rsidR="00CA6DD1" w:rsidRPr="00F677B5">
        <w:rPr>
          <w:rFonts w:ascii="FangSong" w:eastAsia="FangSong" w:hAnsi="FangSong" w:hint="eastAsia"/>
          <w:sz w:val="28"/>
          <w:szCs w:val="28"/>
        </w:rPr>
        <w:t>，</w:t>
      </w:r>
      <w:r w:rsidR="009E19DC" w:rsidRPr="00F677B5">
        <w:rPr>
          <w:rFonts w:ascii="FangSong" w:eastAsia="FangSong" w:hAnsi="FangSong" w:hint="eastAsia"/>
          <w:sz w:val="28"/>
          <w:szCs w:val="28"/>
        </w:rPr>
        <w:t>并</w:t>
      </w:r>
      <w:r w:rsidR="00CA6DD1" w:rsidRPr="00F677B5">
        <w:rPr>
          <w:rFonts w:ascii="FangSong" w:eastAsia="FangSong" w:hAnsi="FangSong" w:hint="eastAsia"/>
          <w:sz w:val="28"/>
          <w:szCs w:val="28"/>
        </w:rPr>
        <w:t>将转换后的读数和接收到的图片数据</w:t>
      </w:r>
      <w:r w:rsidR="009E19DC" w:rsidRPr="00F677B5">
        <w:rPr>
          <w:rFonts w:ascii="FangSong" w:eastAsia="FangSong" w:hAnsi="FangSong" w:hint="eastAsia"/>
          <w:sz w:val="28"/>
          <w:szCs w:val="28"/>
        </w:rPr>
        <w:t>等</w:t>
      </w:r>
      <w:r w:rsidR="00CA6DD1" w:rsidRPr="00F677B5">
        <w:rPr>
          <w:rFonts w:ascii="FangSong" w:eastAsia="FangSong" w:hAnsi="FangSong" w:hint="eastAsia"/>
          <w:sz w:val="28"/>
          <w:szCs w:val="28"/>
        </w:rPr>
        <w:t>一并保存到数据库</w:t>
      </w:r>
      <w:r w:rsidR="00B47179" w:rsidRPr="00F677B5">
        <w:rPr>
          <w:rFonts w:ascii="FangSong" w:eastAsia="FangSong" w:hAnsi="FangSong" w:hint="eastAsia"/>
          <w:sz w:val="28"/>
          <w:szCs w:val="28"/>
        </w:rPr>
        <w:t>中，以便后续业务处理</w:t>
      </w:r>
      <w:r w:rsidR="00CA6DD1" w:rsidRPr="00F677B5">
        <w:rPr>
          <w:rFonts w:ascii="FangSong" w:eastAsia="FangSong" w:hAnsi="FangSong" w:hint="eastAsia"/>
          <w:sz w:val="28"/>
          <w:szCs w:val="28"/>
        </w:rPr>
        <w:t>。</w:t>
      </w:r>
    </w:p>
    <w:p w14:paraId="292AE506" w14:textId="04C368AB" w:rsidR="00DE147F" w:rsidRDefault="00DE147F" w:rsidP="00C53242">
      <w:pPr>
        <w:pStyle w:val="3"/>
        <w:numPr>
          <w:ilvl w:val="0"/>
          <w:numId w:val="3"/>
        </w:numPr>
        <w:rPr>
          <w:rFonts w:ascii="Microsoft YaHei" w:eastAsia="Microsoft YaHei" w:hAnsi="Microsoft YaHei"/>
          <w:b w:val="0"/>
          <w:sz w:val="28"/>
          <w:szCs w:val="28"/>
        </w:rPr>
      </w:pPr>
      <w:bookmarkStart w:id="7" w:name="_Toc527611507"/>
      <w:r w:rsidRPr="00DE147F">
        <w:rPr>
          <w:rFonts w:ascii="Microsoft YaHei" w:eastAsia="Microsoft YaHei" w:hAnsi="Microsoft YaHei" w:hint="eastAsia"/>
          <w:b w:val="0"/>
          <w:sz w:val="28"/>
          <w:szCs w:val="28"/>
        </w:rPr>
        <w:t>MQTT协议</w:t>
      </w:r>
      <w:r>
        <w:rPr>
          <w:rFonts w:ascii="Microsoft YaHei" w:eastAsia="Microsoft YaHei" w:hAnsi="Microsoft YaHei" w:hint="eastAsia"/>
          <w:b w:val="0"/>
          <w:sz w:val="28"/>
          <w:szCs w:val="28"/>
        </w:rPr>
        <w:t>数据接入</w:t>
      </w:r>
      <w:bookmarkEnd w:id="7"/>
    </w:p>
    <w:p w14:paraId="6520929B" w14:textId="7F2CA29B" w:rsidR="00A90433" w:rsidRPr="00A31938" w:rsidRDefault="00A90433" w:rsidP="00A31938">
      <w:pPr>
        <w:spacing w:line="360" w:lineRule="auto"/>
        <w:ind w:firstLine="420"/>
        <w:rPr>
          <w:rFonts w:ascii="FangSong" w:eastAsia="FangSong" w:hAnsi="FangSong"/>
          <w:sz w:val="28"/>
          <w:szCs w:val="28"/>
        </w:rPr>
      </w:pPr>
      <w:r w:rsidRPr="00A31938">
        <w:rPr>
          <w:rFonts w:ascii="FangSong" w:eastAsia="FangSong" w:hAnsi="FangSong" w:hint="eastAsia"/>
          <w:sz w:val="28"/>
          <w:szCs w:val="28"/>
        </w:rPr>
        <w:t>待定。</w:t>
      </w:r>
    </w:p>
    <w:p w14:paraId="6D2D16BE" w14:textId="5C6B316B" w:rsidR="00DE147F" w:rsidRDefault="00EF12B9" w:rsidP="00C53242">
      <w:pPr>
        <w:pStyle w:val="3"/>
        <w:numPr>
          <w:ilvl w:val="0"/>
          <w:numId w:val="3"/>
        </w:numPr>
        <w:rPr>
          <w:rFonts w:ascii="Microsoft YaHei" w:eastAsia="Microsoft YaHei" w:hAnsi="Microsoft YaHei"/>
          <w:b w:val="0"/>
          <w:sz w:val="28"/>
          <w:szCs w:val="28"/>
        </w:rPr>
      </w:pPr>
      <w:bookmarkStart w:id="8" w:name="_Toc527611508"/>
      <w:proofErr w:type="spellStart"/>
      <w:r>
        <w:rPr>
          <w:rFonts w:ascii="Microsoft YaHei" w:eastAsia="Microsoft YaHei" w:hAnsi="Microsoft YaHei" w:hint="eastAsia"/>
          <w:b w:val="0"/>
          <w:sz w:val="28"/>
          <w:szCs w:val="28"/>
        </w:rPr>
        <w:t>Co</w:t>
      </w:r>
      <w:r w:rsidR="00DE147F" w:rsidRPr="00DE147F">
        <w:rPr>
          <w:rFonts w:ascii="Microsoft YaHei" w:eastAsia="Microsoft YaHei" w:hAnsi="Microsoft YaHei" w:hint="eastAsia"/>
          <w:b w:val="0"/>
          <w:sz w:val="28"/>
          <w:szCs w:val="28"/>
        </w:rPr>
        <w:t>AP</w:t>
      </w:r>
      <w:proofErr w:type="spellEnd"/>
      <w:r w:rsidR="00DE147F" w:rsidRPr="00DE147F">
        <w:rPr>
          <w:rFonts w:ascii="Microsoft YaHei" w:eastAsia="Microsoft YaHei" w:hAnsi="Microsoft YaHei" w:hint="eastAsia"/>
          <w:b w:val="0"/>
          <w:sz w:val="28"/>
          <w:szCs w:val="28"/>
        </w:rPr>
        <w:t>协议</w:t>
      </w:r>
      <w:r w:rsidR="00DE147F">
        <w:rPr>
          <w:rFonts w:ascii="Microsoft YaHei" w:eastAsia="Microsoft YaHei" w:hAnsi="Microsoft YaHei" w:hint="eastAsia"/>
          <w:b w:val="0"/>
          <w:sz w:val="28"/>
          <w:szCs w:val="28"/>
        </w:rPr>
        <w:t>数据接入</w:t>
      </w:r>
      <w:bookmarkEnd w:id="8"/>
    </w:p>
    <w:p w14:paraId="4376741B" w14:textId="683CCA60" w:rsidR="00A90433" w:rsidRPr="00A31938" w:rsidRDefault="00A90433" w:rsidP="00A31938">
      <w:pPr>
        <w:spacing w:line="360" w:lineRule="auto"/>
        <w:ind w:firstLine="420"/>
        <w:rPr>
          <w:rFonts w:ascii="FangSong" w:eastAsia="FangSong" w:hAnsi="FangSong"/>
          <w:sz w:val="28"/>
          <w:szCs w:val="28"/>
        </w:rPr>
      </w:pPr>
      <w:r w:rsidRPr="00A31938">
        <w:rPr>
          <w:rFonts w:ascii="FangSong" w:eastAsia="FangSong" w:hAnsi="FangSong" w:hint="eastAsia"/>
          <w:sz w:val="28"/>
          <w:szCs w:val="28"/>
        </w:rPr>
        <w:t>待定。</w:t>
      </w:r>
    </w:p>
    <w:p w14:paraId="50D1694A" w14:textId="7EAB3CAA" w:rsidR="00DE147F" w:rsidRDefault="00DE147F" w:rsidP="00C53242">
      <w:pPr>
        <w:pStyle w:val="3"/>
        <w:numPr>
          <w:ilvl w:val="0"/>
          <w:numId w:val="3"/>
        </w:numPr>
        <w:rPr>
          <w:rFonts w:ascii="Microsoft YaHei" w:eastAsia="Microsoft YaHei" w:hAnsi="Microsoft YaHei"/>
          <w:b w:val="0"/>
          <w:sz w:val="28"/>
          <w:szCs w:val="28"/>
        </w:rPr>
      </w:pPr>
      <w:bookmarkStart w:id="9" w:name="_Toc527611509"/>
      <w:r w:rsidRPr="00DE147F">
        <w:rPr>
          <w:rFonts w:ascii="Microsoft YaHei" w:eastAsia="Microsoft YaHei" w:hAnsi="Microsoft YaHei" w:hint="eastAsia"/>
          <w:b w:val="0"/>
          <w:sz w:val="28"/>
          <w:szCs w:val="28"/>
        </w:rPr>
        <w:t>电信平台数据</w:t>
      </w:r>
      <w:r>
        <w:rPr>
          <w:rFonts w:ascii="Microsoft YaHei" w:eastAsia="Microsoft YaHei" w:hAnsi="Microsoft YaHei" w:hint="eastAsia"/>
          <w:b w:val="0"/>
          <w:sz w:val="28"/>
          <w:szCs w:val="28"/>
        </w:rPr>
        <w:t>接入</w:t>
      </w:r>
      <w:bookmarkEnd w:id="9"/>
    </w:p>
    <w:p w14:paraId="5F3FE9DA" w14:textId="22F7AADB" w:rsidR="00295B54" w:rsidRPr="00FD07E7" w:rsidRDefault="00A90433" w:rsidP="00FD07E7">
      <w:pPr>
        <w:spacing w:line="360" w:lineRule="auto"/>
        <w:ind w:firstLine="420"/>
        <w:rPr>
          <w:rFonts w:ascii="FangSong" w:eastAsia="FangSong" w:hAnsi="FangSong"/>
          <w:sz w:val="28"/>
          <w:szCs w:val="28"/>
        </w:rPr>
      </w:pPr>
      <w:r w:rsidRPr="00FD07E7">
        <w:rPr>
          <w:rFonts w:ascii="FangSong" w:eastAsia="FangSong" w:hAnsi="FangSong" w:hint="eastAsia"/>
          <w:sz w:val="28"/>
          <w:szCs w:val="28"/>
        </w:rPr>
        <w:t>待定。</w:t>
      </w:r>
    </w:p>
    <w:p w14:paraId="12626456" w14:textId="77777777" w:rsidR="00295B54" w:rsidRDefault="00295B54">
      <w:pPr>
        <w:widowControl/>
        <w:jc w:val="left"/>
      </w:pPr>
      <w:r>
        <w:br w:type="page"/>
      </w:r>
    </w:p>
    <w:p w14:paraId="1B141C08" w14:textId="5424C9F1" w:rsidR="00272B05" w:rsidRPr="00081C72" w:rsidRDefault="001F3C80" w:rsidP="00C53242">
      <w:pPr>
        <w:pStyle w:val="2"/>
        <w:numPr>
          <w:ilvl w:val="0"/>
          <w:numId w:val="1"/>
        </w:numPr>
        <w:rPr>
          <w:rFonts w:ascii="Microsoft YaHei" w:eastAsia="Microsoft YaHei" w:hAnsi="Microsoft YaHei"/>
        </w:rPr>
      </w:pPr>
      <w:bookmarkStart w:id="10" w:name="_Toc527611510"/>
      <w:r>
        <w:rPr>
          <w:rFonts w:ascii="Microsoft YaHei" w:eastAsia="Microsoft YaHei" w:hAnsi="Microsoft YaHei" w:hint="eastAsia"/>
        </w:rPr>
        <w:lastRenderedPageBreak/>
        <w:t>主页</w:t>
      </w:r>
      <w:bookmarkEnd w:id="10"/>
    </w:p>
    <w:p w14:paraId="3D91EE1A" w14:textId="5F435E22" w:rsidR="004D1182" w:rsidRPr="005D5D1F" w:rsidRDefault="003B202B" w:rsidP="00C53242">
      <w:pPr>
        <w:pStyle w:val="3"/>
        <w:numPr>
          <w:ilvl w:val="0"/>
          <w:numId w:val="2"/>
        </w:numPr>
        <w:rPr>
          <w:rFonts w:ascii="Microsoft YaHei" w:eastAsia="Microsoft YaHei" w:hAnsi="Microsoft YaHei"/>
          <w:b w:val="0"/>
          <w:sz w:val="28"/>
          <w:szCs w:val="28"/>
        </w:rPr>
      </w:pPr>
      <w:bookmarkStart w:id="11" w:name="_Toc527611511"/>
      <w:r w:rsidRPr="005D5D1F">
        <w:rPr>
          <w:rFonts w:ascii="Microsoft YaHei" w:eastAsia="Microsoft YaHei" w:hAnsi="Microsoft YaHei" w:hint="eastAsia"/>
          <w:b w:val="0"/>
          <w:sz w:val="28"/>
          <w:szCs w:val="28"/>
        </w:rPr>
        <w:t>水表统计</w:t>
      </w:r>
      <w:bookmarkEnd w:id="11"/>
    </w:p>
    <w:p w14:paraId="1A9DD800" w14:textId="2799B626" w:rsidR="003B202B" w:rsidRPr="009315F9" w:rsidRDefault="003B202B" w:rsidP="009315F9">
      <w:pPr>
        <w:spacing w:line="360" w:lineRule="auto"/>
        <w:ind w:firstLine="420"/>
        <w:rPr>
          <w:rFonts w:ascii="FangSong" w:eastAsia="FangSong" w:hAnsi="FangSong"/>
          <w:sz w:val="28"/>
          <w:szCs w:val="28"/>
        </w:rPr>
      </w:pPr>
      <w:r w:rsidRPr="009315F9">
        <w:rPr>
          <w:rFonts w:ascii="FangSong" w:eastAsia="FangSong" w:hAnsi="FangSong" w:hint="eastAsia"/>
          <w:sz w:val="28"/>
          <w:szCs w:val="28"/>
        </w:rPr>
        <w:t>主要包括</w:t>
      </w:r>
      <w:r w:rsidR="00081C72" w:rsidRPr="009315F9">
        <w:rPr>
          <w:rFonts w:ascii="FangSong" w:eastAsia="FangSong" w:hAnsi="FangSong" w:hint="eastAsia"/>
          <w:sz w:val="28"/>
          <w:szCs w:val="28"/>
        </w:rPr>
        <w:t>水表总量、本月新增水表量、</w:t>
      </w:r>
      <w:r w:rsidR="00325113" w:rsidRPr="009315F9">
        <w:rPr>
          <w:rFonts w:ascii="FangSong" w:eastAsia="FangSong" w:hAnsi="FangSong" w:hint="eastAsia"/>
          <w:sz w:val="28"/>
          <w:szCs w:val="28"/>
        </w:rPr>
        <w:t>异常水表数</w:t>
      </w:r>
      <w:r w:rsidR="007B2C37" w:rsidRPr="009315F9">
        <w:rPr>
          <w:rFonts w:ascii="FangSong" w:eastAsia="FangSong" w:hAnsi="FangSong" w:hint="eastAsia"/>
          <w:sz w:val="28"/>
          <w:szCs w:val="28"/>
        </w:rPr>
        <w:t>、已确认异常水表数、未确认异常水表数。</w:t>
      </w:r>
    </w:p>
    <w:p w14:paraId="08B184C5" w14:textId="77777777" w:rsidR="00B47096" w:rsidRPr="00B47096" w:rsidRDefault="00B47096" w:rsidP="00B47096">
      <w:pPr>
        <w:pStyle w:val="ae"/>
        <w:ind w:firstLine="420"/>
        <w:rPr>
          <w:rFonts w:ascii="FangSong" w:eastAsia="FangSong" w:hAnsi="FangSong"/>
          <w:sz w:val="28"/>
          <w:szCs w:val="28"/>
        </w:rPr>
      </w:pPr>
      <w:r w:rsidRPr="00B47096">
        <w:rPr>
          <w:rFonts w:ascii="FangSong" w:eastAsia="FangSong" w:hAnsi="FangSong" w:hint="eastAsia"/>
          <w:sz w:val="28"/>
          <w:szCs w:val="28"/>
        </w:rPr>
        <w:t>异常水表来源</w:t>
      </w:r>
      <w:r w:rsidRPr="00B47096">
        <w:rPr>
          <w:rFonts w:ascii="FangSong" w:eastAsia="FangSong" w:hAnsi="FangSong"/>
          <w:sz w:val="28"/>
          <w:szCs w:val="28"/>
        </w:rPr>
        <w:t>3个方面：</w:t>
      </w:r>
    </w:p>
    <w:p w14:paraId="1D3F257A" w14:textId="75C9860B" w:rsidR="00B47096" w:rsidRPr="00B47096" w:rsidRDefault="00B47096" w:rsidP="00C53242">
      <w:pPr>
        <w:pStyle w:val="ae"/>
        <w:numPr>
          <w:ilvl w:val="0"/>
          <w:numId w:val="24"/>
        </w:numPr>
        <w:rPr>
          <w:rFonts w:ascii="FangSong" w:eastAsia="FangSong" w:hAnsi="FangSong"/>
          <w:sz w:val="28"/>
          <w:szCs w:val="28"/>
        </w:rPr>
      </w:pPr>
      <w:r w:rsidRPr="00B47096">
        <w:rPr>
          <w:rFonts w:ascii="FangSong" w:eastAsia="FangSong" w:hAnsi="FangSong"/>
          <w:sz w:val="28"/>
          <w:szCs w:val="28"/>
        </w:rPr>
        <w:t>系统检测到异常，比如未传数据，拍照不清楚</w:t>
      </w:r>
      <w:r w:rsidRPr="00B47096">
        <w:rPr>
          <w:rFonts w:ascii="FangSong" w:eastAsia="FangSong" w:hAnsi="FangSong" w:hint="eastAsia"/>
          <w:sz w:val="28"/>
          <w:szCs w:val="28"/>
        </w:rPr>
        <w:t>，</w:t>
      </w:r>
      <w:bookmarkStart w:id="12" w:name="_Hlk512354696"/>
      <w:r w:rsidRPr="00B47096">
        <w:rPr>
          <w:rFonts w:ascii="FangSong" w:eastAsia="FangSong" w:hAnsi="FangSong" w:hint="eastAsia"/>
          <w:sz w:val="28"/>
          <w:szCs w:val="28"/>
        </w:rPr>
        <w:t>列为未确认异常，管理员手动确认为是否为“异常”。</w:t>
      </w:r>
      <w:bookmarkEnd w:id="12"/>
    </w:p>
    <w:p w14:paraId="1A8D7DBC" w14:textId="0C2A5E87" w:rsidR="00B47096" w:rsidRPr="00B47096" w:rsidRDefault="00B47096" w:rsidP="00C53242">
      <w:pPr>
        <w:pStyle w:val="ae"/>
        <w:numPr>
          <w:ilvl w:val="0"/>
          <w:numId w:val="24"/>
        </w:numPr>
        <w:rPr>
          <w:rFonts w:ascii="FangSong" w:eastAsia="FangSong" w:hAnsi="FangSong"/>
          <w:sz w:val="28"/>
          <w:szCs w:val="28"/>
        </w:rPr>
      </w:pPr>
      <w:r w:rsidRPr="00B47096">
        <w:rPr>
          <w:rFonts w:ascii="FangSong" w:eastAsia="FangSong" w:hAnsi="FangSong"/>
          <w:sz w:val="28"/>
          <w:szCs w:val="28"/>
        </w:rPr>
        <w:t>数据统计为异常，比如一个月用水突然增加或者减少很多；</w:t>
      </w:r>
      <w:r w:rsidRPr="00B47096">
        <w:rPr>
          <w:rFonts w:ascii="FangSong" w:eastAsia="FangSong" w:hAnsi="FangSong" w:hint="eastAsia"/>
          <w:sz w:val="28"/>
          <w:szCs w:val="28"/>
        </w:rPr>
        <w:t>列为未确认异常，管理员手动确认为是否为</w:t>
      </w:r>
      <w:commentRangeStart w:id="13"/>
      <w:r w:rsidRPr="00B47096">
        <w:rPr>
          <w:rFonts w:ascii="FangSong" w:eastAsia="FangSong" w:hAnsi="FangSong" w:hint="eastAsia"/>
          <w:sz w:val="28"/>
          <w:szCs w:val="28"/>
        </w:rPr>
        <w:t>“异常”</w:t>
      </w:r>
      <w:ins w:id="14" w:author="gxfan" w:date="2018-05-15T09:10:00Z">
        <w:r w:rsidR="00D41155" w:rsidRPr="00D41155">
          <w:t xml:space="preserve"> </w:t>
        </w:r>
        <w:r w:rsidR="00D41155" w:rsidRPr="00D41155">
          <w:rPr>
            <w:rFonts w:ascii="FangSong" w:eastAsia="FangSong" w:hAnsi="FangSong"/>
            <w:sz w:val="28"/>
            <w:szCs w:val="28"/>
          </w:rPr>
          <w:t>系统默认相对上一个月增加50%或减少50%为异常，管理员后台也可以分别配置增加、减少异常比例</w:t>
        </w:r>
      </w:ins>
      <w:r w:rsidRPr="00B47096">
        <w:rPr>
          <w:rFonts w:ascii="FangSong" w:eastAsia="FangSong" w:hAnsi="FangSong" w:hint="eastAsia"/>
          <w:sz w:val="28"/>
          <w:szCs w:val="28"/>
        </w:rPr>
        <w:t>。</w:t>
      </w:r>
      <w:commentRangeEnd w:id="13"/>
      <w:r w:rsidR="00D41155">
        <w:rPr>
          <w:rStyle w:val="af0"/>
        </w:rPr>
        <w:commentReference w:id="13"/>
      </w:r>
    </w:p>
    <w:p w14:paraId="578BC1E1" w14:textId="16CB821E" w:rsidR="007B2C37" w:rsidRPr="00B47096" w:rsidRDefault="00B47096" w:rsidP="00C53242">
      <w:pPr>
        <w:pStyle w:val="a5"/>
        <w:numPr>
          <w:ilvl w:val="0"/>
          <w:numId w:val="24"/>
        </w:numPr>
        <w:spacing w:line="360" w:lineRule="auto"/>
        <w:ind w:firstLineChars="0"/>
        <w:rPr>
          <w:rFonts w:ascii="FangSong" w:eastAsia="FangSong" w:hAnsi="FangSong"/>
          <w:sz w:val="28"/>
          <w:szCs w:val="28"/>
        </w:rPr>
      </w:pPr>
      <w:r w:rsidRPr="00B47096">
        <w:rPr>
          <w:rFonts w:ascii="FangSong" w:eastAsia="FangSong" w:hAnsi="FangSong"/>
          <w:sz w:val="28"/>
          <w:szCs w:val="28"/>
        </w:rPr>
        <w:t>工作人员，现场检查到的异常水表，但是还未更换的。</w:t>
      </w:r>
    </w:p>
    <w:p w14:paraId="2DB8B58C" w14:textId="183FB926" w:rsidR="00940D9F" w:rsidRDefault="00081C72" w:rsidP="00C53242">
      <w:pPr>
        <w:pStyle w:val="3"/>
        <w:numPr>
          <w:ilvl w:val="0"/>
          <w:numId w:val="2"/>
        </w:numPr>
        <w:rPr>
          <w:rFonts w:ascii="Microsoft YaHei" w:eastAsia="Microsoft YaHei" w:hAnsi="Microsoft YaHei"/>
          <w:b w:val="0"/>
          <w:sz w:val="28"/>
          <w:szCs w:val="28"/>
        </w:rPr>
      </w:pPr>
      <w:bookmarkStart w:id="15" w:name="_Toc527611512"/>
      <w:r w:rsidRPr="005D5D1F">
        <w:rPr>
          <w:rFonts w:ascii="Microsoft YaHei" w:eastAsia="Microsoft YaHei" w:hAnsi="Microsoft YaHei" w:hint="eastAsia"/>
          <w:b w:val="0"/>
          <w:sz w:val="28"/>
          <w:szCs w:val="28"/>
        </w:rPr>
        <w:t>用水量统计</w:t>
      </w:r>
      <w:bookmarkEnd w:id="15"/>
    </w:p>
    <w:p w14:paraId="53891F97" w14:textId="44E0B2FF" w:rsidR="00940D9F" w:rsidRDefault="00940D9F" w:rsidP="00940D9F">
      <w:pPr>
        <w:ind w:left="420"/>
      </w:pPr>
      <w:r>
        <w:rPr>
          <w:rFonts w:hint="eastAsia"/>
        </w:rPr>
        <w:t>主要包括</w:t>
      </w:r>
      <w:r w:rsidR="000211F9">
        <w:rPr>
          <w:rFonts w:hint="eastAsia"/>
        </w:rPr>
        <w:t>：</w:t>
      </w:r>
    </w:p>
    <w:p w14:paraId="2BD5D1DC" w14:textId="1C851D94" w:rsidR="000211F9" w:rsidRDefault="000211F9" w:rsidP="00C53242">
      <w:pPr>
        <w:pStyle w:val="a5"/>
        <w:numPr>
          <w:ilvl w:val="0"/>
          <w:numId w:val="7"/>
        </w:numPr>
        <w:ind w:firstLineChars="0"/>
      </w:pPr>
      <w:r>
        <w:rPr>
          <w:rFonts w:hint="eastAsia"/>
        </w:rPr>
        <w:t>本年度用水概况</w:t>
      </w:r>
    </w:p>
    <w:p w14:paraId="74265FCB" w14:textId="56625FFA" w:rsidR="000211F9" w:rsidRPr="003173E2" w:rsidRDefault="00AE673A" w:rsidP="000211F9">
      <w:pPr>
        <w:pStyle w:val="a5"/>
        <w:ind w:left="900" w:firstLineChars="0" w:firstLine="0"/>
        <w:rPr>
          <w:rFonts w:ascii="FangSong" w:eastAsia="FangSong" w:hAnsi="FangSong"/>
          <w:sz w:val="28"/>
          <w:szCs w:val="28"/>
        </w:rPr>
      </w:pPr>
      <w:r w:rsidRPr="003173E2">
        <w:rPr>
          <w:rFonts w:ascii="FangSong" w:eastAsia="FangSong" w:hAnsi="FangSong" w:hint="eastAsia"/>
          <w:sz w:val="28"/>
          <w:szCs w:val="28"/>
        </w:rPr>
        <w:t>包含本年总供水量和本年抄表总水量，以及二者的差值。</w:t>
      </w:r>
    </w:p>
    <w:p w14:paraId="39CC6BF7" w14:textId="6F20F379" w:rsidR="000211F9" w:rsidRDefault="000211F9" w:rsidP="00C53242">
      <w:pPr>
        <w:pStyle w:val="a5"/>
        <w:numPr>
          <w:ilvl w:val="0"/>
          <w:numId w:val="7"/>
        </w:numPr>
        <w:ind w:firstLineChars="0"/>
      </w:pPr>
      <w:r>
        <w:rPr>
          <w:rFonts w:hint="eastAsia"/>
        </w:rPr>
        <w:t>本月用水概况</w:t>
      </w:r>
    </w:p>
    <w:p w14:paraId="7F35EA39" w14:textId="66F6ECF9" w:rsidR="000211F9" w:rsidRPr="004E0E9A" w:rsidRDefault="00AE673A" w:rsidP="004E0E9A">
      <w:pPr>
        <w:ind w:left="420" w:firstLine="420"/>
        <w:rPr>
          <w:rFonts w:ascii="FangSong" w:eastAsia="FangSong" w:hAnsi="FangSong"/>
          <w:sz w:val="28"/>
          <w:szCs w:val="28"/>
        </w:rPr>
      </w:pPr>
      <w:r w:rsidRPr="004E0E9A">
        <w:rPr>
          <w:rFonts w:ascii="FangSong" w:eastAsia="FangSong" w:hAnsi="FangSong" w:hint="eastAsia"/>
          <w:sz w:val="28"/>
          <w:szCs w:val="28"/>
        </w:rPr>
        <w:t>包含本月总供水量和本月抄表总水量，以及二者的差值。</w:t>
      </w:r>
    </w:p>
    <w:p w14:paraId="5E2956CD" w14:textId="547363A7" w:rsidR="000211F9" w:rsidRDefault="000211F9" w:rsidP="00C53242">
      <w:pPr>
        <w:pStyle w:val="a5"/>
        <w:numPr>
          <w:ilvl w:val="0"/>
          <w:numId w:val="7"/>
        </w:numPr>
        <w:ind w:firstLineChars="0"/>
      </w:pPr>
      <w:r>
        <w:rPr>
          <w:rFonts w:hint="eastAsia"/>
        </w:rPr>
        <w:t>区域用水概况</w:t>
      </w:r>
    </w:p>
    <w:p w14:paraId="17038364" w14:textId="2481A71A" w:rsidR="000211F9" w:rsidRPr="003173E2" w:rsidRDefault="0041351C" w:rsidP="008023E3">
      <w:pPr>
        <w:ind w:left="420" w:firstLine="420"/>
        <w:rPr>
          <w:rFonts w:ascii="FangSong" w:eastAsia="FangSong" w:hAnsi="FangSong"/>
          <w:sz w:val="28"/>
          <w:szCs w:val="28"/>
        </w:rPr>
      </w:pPr>
      <w:r w:rsidRPr="003173E2">
        <w:rPr>
          <w:rFonts w:ascii="FangSong" w:eastAsia="FangSong" w:hAnsi="FangSong" w:hint="eastAsia"/>
          <w:sz w:val="28"/>
          <w:szCs w:val="28"/>
        </w:rPr>
        <w:t>可以</w:t>
      </w:r>
      <w:r w:rsidR="008023E3" w:rsidRPr="003173E2">
        <w:rPr>
          <w:rFonts w:ascii="FangSong" w:eastAsia="FangSong" w:hAnsi="FangSong" w:hint="eastAsia"/>
          <w:sz w:val="28"/>
          <w:szCs w:val="28"/>
        </w:rPr>
        <w:t>通过选择区域，呈现指定区域本年度或本月度的抄表总量，</w:t>
      </w:r>
      <w:r w:rsidR="008023E3" w:rsidRPr="003173E2">
        <w:rPr>
          <w:rFonts w:ascii="FangSong" w:eastAsia="FangSong" w:hAnsi="FangSong" w:hint="eastAsia"/>
          <w:sz w:val="28"/>
          <w:szCs w:val="28"/>
        </w:rPr>
        <w:lastRenderedPageBreak/>
        <w:t>用图形化模式呈现该区域抄表总量和所有区域抄表总量的占比关系。</w:t>
      </w:r>
    </w:p>
    <w:p w14:paraId="69C2EAE9" w14:textId="2DB425A8" w:rsidR="000211F9" w:rsidRDefault="000211F9" w:rsidP="00C53242">
      <w:pPr>
        <w:pStyle w:val="a5"/>
        <w:numPr>
          <w:ilvl w:val="0"/>
          <w:numId w:val="7"/>
        </w:numPr>
        <w:ind w:firstLineChars="0"/>
      </w:pPr>
      <w:r>
        <w:rPr>
          <w:rFonts w:hint="eastAsia"/>
        </w:rPr>
        <w:t>小区用水概况</w:t>
      </w:r>
    </w:p>
    <w:p w14:paraId="540EA4BB" w14:textId="082A1398" w:rsidR="00CE4922" w:rsidRPr="00263A40" w:rsidRDefault="00CE4922" w:rsidP="00263A40">
      <w:pPr>
        <w:ind w:left="420" w:firstLine="420"/>
        <w:rPr>
          <w:rFonts w:ascii="FangSong" w:eastAsia="FangSong" w:hAnsi="FangSong"/>
          <w:sz w:val="28"/>
          <w:szCs w:val="28"/>
        </w:rPr>
      </w:pPr>
      <w:r w:rsidRPr="003173E2">
        <w:rPr>
          <w:rFonts w:ascii="FangSong" w:eastAsia="FangSong" w:hAnsi="FangSong" w:hint="eastAsia"/>
          <w:sz w:val="28"/>
          <w:szCs w:val="28"/>
        </w:rPr>
        <w:t>可以通过选择小区，呈现指定小区本年度或本月度的抄表总量，用图形化模式呈现该小区抄表总量和</w:t>
      </w:r>
      <w:r w:rsidR="006F0A4C" w:rsidRPr="003173E2">
        <w:rPr>
          <w:rFonts w:ascii="FangSong" w:eastAsia="FangSong" w:hAnsi="FangSong" w:hint="eastAsia"/>
          <w:sz w:val="28"/>
          <w:szCs w:val="28"/>
        </w:rPr>
        <w:t>所在区域抄表总量、</w:t>
      </w:r>
      <w:r w:rsidRPr="003173E2">
        <w:rPr>
          <w:rFonts w:ascii="FangSong" w:eastAsia="FangSong" w:hAnsi="FangSong" w:hint="eastAsia"/>
          <w:sz w:val="28"/>
          <w:szCs w:val="28"/>
        </w:rPr>
        <w:t>所有区域抄表总量的占比关系。</w:t>
      </w:r>
    </w:p>
    <w:p w14:paraId="333AE3FB" w14:textId="22198F8E" w:rsidR="00081C72" w:rsidRDefault="00081C72" w:rsidP="00C53242">
      <w:pPr>
        <w:pStyle w:val="3"/>
        <w:numPr>
          <w:ilvl w:val="0"/>
          <w:numId w:val="2"/>
        </w:numPr>
        <w:rPr>
          <w:rFonts w:ascii="Microsoft YaHei" w:eastAsia="Microsoft YaHei" w:hAnsi="Microsoft YaHei"/>
          <w:b w:val="0"/>
          <w:sz w:val="28"/>
          <w:szCs w:val="28"/>
        </w:rPr>
      </w:pPr>
      <w:bookmarkStart w:id="16" w:name="_Toc527611513"/>
      <w:r w:rsidRPr="006F2489">
        <w:rPr>
          <w:rFonts w:ascii="Microsoft YaHei" w:eastAsia="Microsoft YaHei" w:hAnsi="Microsoft YaHei" w:hint="eastAsia"/>
          <w:b w:val="0"/>
          <w:sz w:val="28"/>
          <w:szCs w:val="28"/>
        </w:rPr>
        <w:t>水量走势图总览</w:t>
      </w:r>
      <w:bookmarkEnd w:id="16"/>
    </w:p>
    <w:p w14:paraId="4553D76A" w14:textId="5C561A1B" w:rsidR="003451E4" w:rsidRPr="008103C8" w:rsidRDefault="00E6606F" w:rsidP="00B66BCA">
      <w:pPr>
        <w:ind w:firstLine="420"/>
        <w:rPr>
          <w:rFonts w:ascii="FangSong" w:eastAsia="FangSong" w:hAnsi="FangSong"/>
          <w:sz w:val="28"/>
          <w:szCs w:val="28"/>
        </w:rPr>
      </w:pPr>
      <w:commentRangeStart w:id="17"/>
      <w:r w:rsidRPr="008103C8">
        <w:rPr>
          <w:rFonts w:ascii="FangSong" w:eastAsia="FangSong" w:hAnsi="FangSong" w:hint="eastAsia"/>
          <w:sz w:val="28"/>
          <w:szCs w:val="28"/>
        </w:rPr>
        <w:t>呈现</w:t>
      </w:r>
      <w:r w:rsidR="0030396A">
        <w:rPr>
          <w:rFonts w:ascii="FangSong" w:eastAsia="FangSong" w:hAnsi="FangSong" w:hint="eastAsia"/>
          <w:sz w:val="28"/>
          <w:szCs w:val="28"/>
        </w:rPr>
        <w:t>月抄表总水量以及年抄表总</w:t>
      </w:r>
      <w:r w:rsidR="003451E4" w:rsidRPr="008103C8">
        <w:rPr>
          <w:rFonts w:ascii="FangSong" w:eastAsia="FangSong" w:hAnsi="FangSong" w:hint="eastAsia"/>
          <w:sz w:val="28"/>
          <w:szCs w:val="28"/>
        </w:rPr>
        <w:t>水量走势图。</w:t>
      </w:r>
      <w:commentRangeEnd w:id="17"/>
      <w:r w:rsidR="0030396A">
        <w:rPr>
          <w:rStyle w:val="af0"/>
        </w:rPr>
        <w:commentReference w:id="17"/>
      </w:r>
    </w:p>
    <w:p w14:paraId="28E0C953" w14:textId="3C7BCE6E" w:rsidR="00C87190" w:rsidRPr="008103C8" w:rsidRDefault="00B9496D" w:rsidP="00C53242">
      <w:pPr>
        <w:pStyle w:val="a5"/>
        <w:numPr>
          <w:ilvl w:val="0"/>
          <w:numId w:val="9"/>
        </w:numPr>
        <w:ind w:firstLineChars="0"/>
        <w:rPr>
          <w:rFonts w:ascii="FangSong" w:eastAsia="FangSong" w:hAnsi="FangSong"/>
          <w:sz w:val="28"/>
          <w:szCs w:val="28"/>
        </w:rPr>
      </w:pPr>
      <w:r w:rsidRPr="008103C8">
        <w:rPr>
          <w:rFonts w:ascii="FangSong" w:eastAsia="FangSong" w:hAnsi="FangSong" w:hint="eastAsia"/>
          <w:sz w:val="28"/>
          <w:szCs w:val="28"/>
        </w:rPr>
        <w:t>月供水量图</w:t>
      </w:r>
      <w:r w:rsidR="00F96FFE" w:rsidRPr="008103C8">
        <w:rPr>
          <w:rFonts w:ascii="FangSong" w:eastAsia="FangSong" w:hAnsi="FangSong" w:hint="eastAsia"/>
          <w:sz w:val="28"/>
          <w:szCs w:val="28"/>
        </w:rPr>
        <w:t>需要和上一年同期供水量进行对比。</w:t>
      </w:r>
    </w:p>
    <w:p w14:paraId="74AB3264" w14:textId="77777777" w:rsidR="003451E4" w:rsidRPr="008103C8" w:rsidRDefault="003451E4" w:rsidP="00C53242">
      <w:pPr>
        <w:pStyle w:val="a5"/>
        <w:numPr>
          <w:ilvl w:val="0"/>
          <w:numId w:val="9"/>
        </w:numPr>
        <w:ind w:firstLineChars="0"/>
        <w:rPr>
          <w:rFonts w:ascii="FangSong" w:eastAsia="FangSong" w:hAnsi="FangSong"/>
          <w:sz w:val="28"/>
          <w:szCs w:val="28"/>
        </w:rPr>
      </w:pPr>
      <w:r w:rsidRPr="008103C8">
        <w:rPr>
          <w:rFonts w:ascii="FangSong" w:eastAsia="FangSong" w:hAnsi="FangSong" w:hint="eastAsia"/>
          <w:sz w:val="28"/>
          <w:szCs w:val="28"/>
        </w:rPr>
        <w:t>年供水量图可在一张图中全量展示数据。</w:t>
      </w:r>
    </w:p>
    <w:p w14:paraId="0D69D30A" w14:textId="7F7EF2AF" w:rsidR="009E27D3" w:rsidRPr="009E27D3" w:rsidRDefault="0015304D" w:rsidP="00C53242">
      <w:pPr>
        <w:pStyle w:val="3"/>
        <w:numPr>
          <w:ilvl w:val="0"/>
          <w:numId w:val="2"/>
        </w:numPr>
      </w:pPr>
      <w:bookmarkStart w:id="18" w:name="_Toc527611514"/>
      <w:commentRangeStart w:id="19"/>
      <w:r w:rsidRPr="0015304D">
        <w:rPr>
          <w:rFonts w:ascii="Microsoft YaHei" w:eastAsia="Microsoft YaHei" w:hAnsi="Microsoft YaHei" w:hint="eastAsia"/>
          <w:b w:val="0"/>
          <w:sz w:val="28"/>
          <w:szCs w:val="28"/>
        </w:rPr>
        <w:t>二级页面跳转</w:t>
      </w:r>
      <w:commentRangeEnd w:id="19"/>
      <w:r w:rsidR="002E7C5E">
        <w:rPr>
          <w:rStyle w:val="af0"/>
          <w:b w:val="0"/>
          <w:bCs w:val="0"/>
        </w:rPr>
        <w:commentReference w:id="19"/>
      </w:r>
      <w:bookmarkEnd w:id="18"/>
    </w:p>
    <w:p w14:paraId="2056DEA4" w14:textId="4BF8217C" w:rsidR="00A2208A" w:rsidRPr="00A2208A" w:rsidRDefault="002F6236" w:rsidP="00C53242">
      <w:pPr>
        <w:pStyle w:val="a5"/>
        <w:numPr>
          <w:ilvl w:val="0"/>
          <w:numId w:val="28"/>
        </w:numPr>
        <w:ind w:firstLineChars="0"/>
        <w:rPr>
          <w:rFonts w:ascii="FangSong" w:eastAsia="FangSong" w:hAnsi="FangSong"/>
          <w:sz w:val="28"/>
          <w:szCs w:val="28"/>
        </w:rPr>
      </w:pPr>
      <w:r>
        <w:rPr>
          <w:rFonts w:ascii="FangSong" w:eastAsia="FangSong" w:hAnsi="FangSong" w:hint="eastAsia"/>
          <w:sz w:val="28"/>
          <w:szCs w:val="28"/>
        </w:rPr>
        <w:t>新增水表、异常水表、已确认异常水表、未确认异常水表，</w:t>
      </w:r>
      <w:r w:rsidR="00A2208A" w:rsidRPr="00A2208A">
        <w:rPr>
          <w:rFonts w:ascii="FangSong" w:eastAsia="FangSong" w:hAnsi="FangSong" w:hint="eastAsia"/>
          <w:sz w:val="28"/>
          <w:szCs w:val="28"/>
        </w:rPr>
        <w:t>点击后都进入设备信息管理，并筛选出对应水表。</w:t>
      </w:r>
    </w:p>
    <w:p w14:paraId="3FA7F991" w14:textId="1C019CEA" w:rsidR="00A2208A" w:rsidRPr="00A2208A" w:rsidRDefault="00A2208A" w:rsidP="00C53242">
      <w:pPr>
        <w:pStyle w:val="a5"/>
        <w:numPr>
          <w:ilvl w:val="0"/>
          <w:numId w:val="28"/>
        </w:numPr>
        <w:ind w:firstLineChars="0"/>
        <w:rPr>
          <w:rFonts w:ascii="FangSong" w:eastAsia="FangSong" w:hAnsi="FangSong"/>
          <w:sz w:val="28"/>
          <w:szCs w:val="28"/>
        </w:rPr>
      </w:pPr>
      <w:r w:rsidRPr="00A2208A">
        <w:rPr>
          <w:rFonts w:ascii="FangSong" w:eastAsia="FangSong" w:hAnsi="FangSong" w:hint="eastAsia"/>
          <w:sz w:val="28"/>
          <w:szCs w:val="28"/>
        </w:rPr>
        <w:t>点击区域或小区，则跳转到对应月份/年份的“历史抄表信息”中，详细如图。</w:t>
      </w:r>
    </w:p>
    <w:p w14:paraId="0B882C25" w14:textId="77777777" w:rsidR="00B23C3F" w:rsidRDefault="00B23C3F" w:rsidP="00774EEC">
      <w:r>
        <w:rPr>
          <w:rFonts w:hint="eastAsia"/>
          <w:noProof/>
        </w:rPr>
        <w:lastRenderedPageBreak/>
        <w:drawing>
          <wp:inline distT="0" distB="0" distL="0" distR="0" wp14:anchorId="06686F2A" wp14:editId="3F9D2B05">
            <wp:extent cx="5270500" cy="29721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5101448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72191"/>
                    </a:xfrm>
                    <a:prstGeom prst="rect">
                      <a:avLst/>
                    </a:prstGeom>
                  </pic:spPr>
                </pic:pic>
              </a:graphicData>
            </a:graphic>
          </wp:inline>
        </w:drawing>
      </w:r>
    </w:p>
    <w:p w14:paraId="01AA8FFB" w14:textId="77777777" w:rsidR="00D557D9" w:rsidRDefault="00B23C3F" w:rsidP="00774EEC">
      <w:r>
        <w:rPr>
          <w:rFonts w:hint="eastAsia"/>
          <w:noProof/>
        </w:rPr>
        <w:drawing>
          <wp:inline distT="0" distB="0" distL="0" distR="0" wp14:anchorId="0EE30B48" wp14:editId="7C6A3DB9">
            <wp:extent cx="5270500" cy="27374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101458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737411"/>
                    </a:xfrm>
                    <a:prstGeom prst="rect">
                      <a:avLst/>
                    </a:prstGeom>
                  </pic:spPr>
                </pic:pic>
              </a:graphicData>
            </a:graphic>
          </wp:inline>
        </w:drawing>
      </w:r>
    </w:p>
    <w:p w14:paraId="13D14362" w14:textId="77777777" w:rsidR="00D557D9" w:rsidRPr="00D557D9" w:rsidRDefault="00D557D9" w:rsidP="00C53242">
      <w:pPr>
        <w:pStyle w:val="3"/>
        <w:numPr>
          <w:ilvl w:val="0"/>
          <w:numId w:val="2"/>
        </w:numPr>
      </w:pPr>
      <w:bookmarkStart w:id="20" w:name="_Toc527611515"/>
      <w:r w:rsidRPr="00D557D9">
        <w:rPr>
          <w:rFonts w:ascii="Microsoft YaHei" w:eastAsia="Microsoft YaHei" w:hAnsi="Microsoft YaHei" w:hint="eastAsia"/>
          <w:b w:val="0"/>
          <w:sz w:val="28"/>
          <w:szCs w:val="28"/>
        </w:rPr>
        <w:t>用户信息及个性化数据</w:t>
      </w:r>
      <w:bookmarkEnd w:id="20"/>
    </w:p>
    <w:p w14:paraId="4F813933" w14:textId="28BEE328" w:rsidR="00C87190" w:rsidRDefault="00D557D9" w:rsidP="00812605">
      <w:pPr>
        <w:ind w:firstLine="420"/>
      </w:pPr>
      <w:r w:rsidRPr="00812605">
        <w:rPr>
          <w:rFonts w:ascii="FangSong" w:eastAsia="FangSong" w:hAnsi="FangSong" w:hint="eastAsia"/>
          <w:sz w:val="28"/>
          <w:szCs w:val="28"/>
        </w:rPr>
        <w:t>用户基本信息获取并展示，与后台交互，拉取用户个性化配置数据，主要包括用户</w:t>
      </w:r>
      <w:r w:rsidR="00B53521" w:rsidRPr="00812605">
        <w:rPr>
          <w:rFonts w:ascii="FangSong" w:eastAsia="FangSong" w:hAnsi="FangSong" w:hint="eastAsia"/>
          <w:sz w:val="28"/>
          <w:szCs w:val="28"/>
        </w:rPr>
        <w:t>上一次选择的</w:t>
      </w:r>
      <w:r w:rsidRPr="00812605">
        <w:rPr>
          <w:rFonts w:ascii="FangSong" w:eastAsia="FangSong" w:hAnsi="FangSong" w:hint="eastAsia"/>
          <w:sz w:val="28"/>
          <w:szCs w:val="28"/>
        </w:rPr>
        <w:t>语言、地市等信息。</w:t>
      </w:r>
      <w:r w:rsidR="00C87190">
        <w:br w:type="page"/>
      </w:r>
    </w:p>
    <w:p w14:paraId="6C6EE58D" w14:textId="23F4D5F6" w:rsidR="004D1182" w:rsidRDefault="004F7AB2" w:rsidP="00C53242">
      <w:pPr>
        <w:pStyle w:val="2"/>
        <w:numPr>
          <w:ilvl w:val="0"/>
          <w:numId w:val="1"/>
        </w:numPr>
        <w:rPr>
          <w:rFonts w:ascii="Microsoft YaHei" w:eastAsia="Microsoft YaHei" w:hAnsi="Microsoft YaHei"/>
        </w:rPr>
      </w:pPr>
      <w:bookmarkStart w:id="21" w:name="_Toc527611516"/>
      <w:r w:rsidRPr="00081C72">
        <w:rPr>
          <w:rFonts w:ascii="Microsoft YaHei" w:eastAsia="Microsoft YaHei" w:hAnsi="Microsoft YaHei" w:hint="eastAsia"/>
        </w:rPr>
        <w:lastRenderedPageBreak/>
        <w:t>设备管理</w:t>
      </w:r>
      <w:bookmarkEnd w:id="21"/>
    </w:p>
    <w:p w14:paraId="070A2642" w14:textId="0C584C9F" w:rsidR="00051833" w:rsidRDefault="00791C28" w:rsidP="00C53242">
      <w:pPr>
        <w:pStyle w:val="3"/>
        <w:numPr>
          <w:ilvl w:val="0"/>
          <w:numId w:val="8"/>
        </w:numPr>
        <w:rPr>
          <w:rFonts w:ascii="Microsoft YaHei" w:eastAsia="Microsoft YaHei" w:hAnsi="Microsoft YaHei"/>
          <w:b w:val="0"/>
          <w:sz w:val="28"/>
          <w:szCs w:val="28"/>
        </w:rPr>
      </w:pPr>
      <w:bookmarkStart w:id="22" w:name="_Toc527611517"/>
      <w:r>
        <w:rPr>
          <w:rFonts w:ascii="Microsoft YaHei" w:eastAsia="Microsoft YaHei" w:hAnsi="Microsoft YaHei" w:hint="eastAsia"/>
          <w:b w:val="0"/>
          <w:sz w:val="28"/>
          <w:szCs w:val="28"/>
        </w:rPr>
        <w:t>设备类型管理</w:t>
      </w:r>
      <w:bookmarkEnd w:id="22"/>
    </w:p>
    <w:p w14:paraId="5CBF1DEA" w14:textId="54DF7849" w:rsidR="00B33C48" w:rsidRPr="002153FB" w:rsidRDefault="00B33C48" w:rsidP="00C53242">
      <w:pPr>
        <w:pStyle w:val="3"/>
        <w:numPr>
          <w:ilvl w:val="0"/>
          <w:numId w:val="10"/>
        </w:numPr>
        <w:rPr>
          <w:rFonts w:ascii="Microsoft YaHei" w:eastAsia="Microsoft YaHei" w:hAnsi="Microsoft YaHei"/>
          <w:b w:val="0"/>
          <w:sz w:val="24"/>
          <w:szCs w:val="24"/>
        </w:rPr>
      </w:pPr>
      <w:bookmarkStart w:id="23" w:name="_Toc527611518"/>
      <w:r w:rsidRPr="002153FB">
        <w:rPr>
          <w:rFonts w:ascii="Microsoft YaHei" w:eastAsia="Microsoft YaHei" w:hAnsi="Microsoft YaHei" w:hint="eastAsia"/>
          <w:b w:val="0"/>
          <w:sz w:val="24"/>
          <w:szCs w:val="24"/>
        </w:rPr>
        <w:t>设备类型列表</w:t>
      </w:r>
      <w:bookmarkEnd w:id="23"/>
    </w:p>
    <w:p w14:paraId="345701DD" w14:textId="26576832" w:rsidR="00D02AAF" w:rsidRDefault="00D02AAF" w:rsidP="00A14D58">
      <w:pPr>
        <w:spacing w:line="360" w:lineRule="auto"/>
        <w:ind w:left="420" w:firstLine="420"/>
        <w:rPr>
          <w:rFonts w:ascii="FangSong" w:eastAsia="FangSong" w:hAnsi="FangSong"/>
          <w:sz w:val="28"/>
          <w:szCs w:val="28"/>
        </w:rPr>
      </w:pPr>
      <w:r w:rsidRPr="00AB200A">
        <w:rPr>
          <w:rFonts w:ascii="FangSong" w:eastAsia="FangSong" w:hAnsi="FangSong" w:hint="eastAsia"/>
          <w:sz w:val="28"/>
          <w:szCs w:val="28"/>
        </w:rPr>
        <w:t>显示设备类型列表，主要字段包括序号、设备类型名称、硬件版本号、软件版本号、相关操作。</w:t>
      </w:r>
    </w:p>
    <w:p w14:paraId="6CD37D5B" w14:textId="42F58D3A" w:rsidR="00662075" w:rsidRPr="00AB200A" w:rsidRDefault="00662075" w:rsidP="00A14D58">
      <w:pPr>
        <w:spacing w:line="360" w:lineRule="auto"/>
        <w:ind w:left="420" w:firstLine="420"/>
        <w:rPr>
          <w:rFonts w:ascii="FangSong" w:eastAsia="FangSong" w:hAnsi="FangSong"/>
          <w:sz w:val="28"/>
          <w:szCs w:val="28"/>
        </w:rPr>
      </w:pPr>
      <w:r>
        <w:rPr>
          <w:rFonts w:ascii="FangSong" w:eastAsia="FangSong" w:hAnsi="FangSong" w:hint="eastAsia"/>
          <w:sz w:val="28"/>
          <w:szCs w:val="28"/>
        </w:rPr>
        <w:t>设备类型列表需要支持分页</w:t>
      </w:r>
      <w:r w:rsidR="0089023A">
        <w:rPr>
          <w:rFonts w:ascii="FangSong" w:eastAsia="FangSong" w:hAnsi="FangSong" w:hint="eastAsia"/>
          <w:sz w:val="28"/>
          <w:szCs w:val="28"/>
        </w:rPr>
        <w:t>、可以跳转到指定页。</w:t>
      </w:r>
    </w:p>
    <w:p w14:paraId="6F57012D" w14:textId="4D8B9C79" w:rsidR="00B33C48" w:rsidRPr="002153FB" w:rsidRDefault="00B33C48" w:rsidP="00C53242">
      <w:pPr>
        <w:pStyle w:val="3"/>
        <w:numPr>
          <w:ilvl w:val="0"/>
          <w:numId w:val="10"/>
        </w:numPr>
        <w:rPr>
          <w:rFonts w:ascii="Microsoft YaHei" w:eastAsia="Microsoft YaHei" w:hAnsi="Microsoft YaHei"/>
          <w:b w:val="0"/>
          <w:sz w:val="24"/>
          <w:szCs w:val="24"/>
        </w:rPr>
      </w:pPr>
      <w:bookmarkStart w:id="24" w:name="_Toc527611519"/>
      <w:r w:rsidRPr="002153FB">
        <w:rPr>
          <w:rFonts w:ascii="Microsoft YaHei" w:eastAsia="Microsoft YaHei" w:hAnsi="Microsoft YaHei" w:hint="eastAsia"/>
          <w:b w:val="0"/>
          <w:sz w:val="24"/>
          <w:szCs w:val="24"/>
        </w:rPr>
        <w:t>设备类型新建</w:t>
      </w:r>
      <w:bookmarkEnd w:id="24"/>
    </w:p>
    <w:p w14:paraId="5EE1D966" w14:textId="1E215729" w:rsidR="000B17C4" w:rsidRPr="000B17C4" w:rsidRDefault="000B17C4" w:rsidP="000B17C4">
      <w:pPr>
        <w:ind w:left="420" w:firstLine="420"/>
        <w:rPr>
          <w:rFonts w:ascii="FangSong" w:eastAsia="FangSong" w:hAnsi="FangSong"/>
          <w:sz w:val="28"/>
          <w:szCs w:val="28"/>
        </w:rPr>
      </w:pPr>
      <w:r w:rsidRPr="000B17C4">
        <w:rPr>
          <w:rFonts w:ascii="FangSong" w:eastAsia="FangSong" w:hAnsi="FangSong" w:hint="eastAsia"/>
          <w:sz w:val="28"/>
          <w:szCs w:val="28"/>
        </w:rPr>
        <w:t>用于添加设备类型，可采用弹出框模式实现，</w:t>
      </w:r>
      <w:r>
        <w:rPr>
          <w:rFonts w:ascii="FangSong" w:eastAsia="FangSong" w:hAnsi="FangSong" w:hint="eastAsia"/>
          <w:sz w:val="28"/>
          <w:szCs w:val="28"/>
        </w:rPr>
        <w:t>主要字段包括序号、设备类型名称、硬件版本号、软件版本号。</w:t>
      </w:r>
    </w:p>
    <w:p w14:paraId="7FFEAB50" w14:textId="41677BFC" w:rsidR="00B33C48" w:rsidRPr="002153FB" w:rsidRDefault="00B33C48" w:rsidP="00C53242">
      <w:pPr>
        <w:pStyle w:val="3"/>
        <w:numPr>
          <w:ilvl w:val="0"/>
          <w:numId w:val="10"/>
        </w:numPr>
        <w:rPr>
          <w:rFonts w:ascii="Microsoft YaHei" w:eastAsia="Microsoft YaHei" w:hAnsi="Microsoft YaHei"/>
          <w:b w:val="0"/>
          <w:sz w:val="24"/>
          <w:szCs w:val="24"/>
        </w:rPr>
      </w:pPr>
      <w:bookmarkStart w:id="25" w:name="_Toc527611520"/>
      <w:r w:rsidRPr="002153FB">
        <w:rPr>
          <w:rFonts w:ascii="Microsoft YaHei" w:eastAsia="Microsoft YaHei" w:hAnsi="Microsoft YaHei" w:hint="eastAsia"/>
          <w:b w:val="0"/>
          <w:sz w:val="24"/>
          <w:szCs w:val="24"/>
        </w:rPr>
        <w:t>设备类型修改</w:t>
      </w:r>
      <w:bookmarkEnd w:id="25"/>
    </w:p>
    <w:p w14:paraId="0299996D" w14:textId="731AF20A" w:rsidR="00CE4C0B" w:rsidRPr="00CE4C0B" w:rsidRDefault="00CE4C0B" w:rsidP="00CE4C0B">
      <w:pPr>
        <w:pStyle w:val="a5"/>
        <w:ind w:left="900" w:firstLineChars="0" w:firstLine="0"/>
        <w:rPr>
          <w:rFonts w:ascii="FangSong" w:eastAsia="FangSong" w:hAnsi="FangSong"/>
          <w:sz w:val="28"/>
          <w:szCs w:val="28"/>
        </w:rPr>
      </w:pPr>
      <w:r w:rsidRPr="00CE4C0B">
        <w:rPr>
          <w:rFonts w:ascii="FangSong" w:eastAsia="FangSong" w:hAnsi="FangSong" w:hint="eastAsia"/>
          <w:sz w:val="28"/>
          <w:szCs w:val="28"/>
        </w:rPr>
        <w:t>用于修改设备类型信息。</w:t>
      </w:r>
    </w:p>
    <w:p w14:paraId="3D680982" w14:textId="48D55C60" w:rsidR="00791C28" w:rsidRPr="002153FB" w:rsidRDefault="00B33C48" w:rsidP="00C53242">
      <w:pPr>
        <w:pStyle w:val="3"/>
        <w:numPr>
          <w:ilvl w:val="0"/>
          <w:numId w:val="10"/>
        </w:numPr>
        <w:rPr>
          <w:rFonts w:ascii="Microsoft YaHei" w:eastAsia="Microsoft YaHei" w:hAnsi="Microsoft YaHei"/>
          <w:b w:val="0"/>
          <w:sz w:val="24"/>
          <w:szCs w:val="24"/>
        </w:rPr>
      </w:pPr>
      <w:bookmarkStart w:id="26" w:name="_Toc527611521"/>
      <w:r w:rsidRPr="002153FB">
        <w:rPr>
          <w:rFonts w:ascii="Microsoft YaHei" w:eastAsia="Microsoft YaHei" w:hAnsi="Microsoft YaHei" w:hint="eastAsia"/>
          <w:b w:val="0"/>
          <w:sz w:val="24"/>
          <w:szCs w:val="24"/>
        </w:rPr>
        <w:t>设备类型删除</w:t>
      </w:r>
      <w:bookmarkEnd w:id="26"/>
    </w:p>
    <w:p w14:paraId="0A8C9224" w14:textId="5C08342B" w:rsidR="00CE4C0B" w:rsidRPr="00CE4C0B" w:rsidRDefault="00CE4C0B" w:rsidP="00CE4C0B">
      <w:pPr>
        <w:pStyle w:val="a5"/>
        <w:ind w:left="900" w:firstLineChars="0" w:firstLine="0"/>
        <w:rPr>
          <w:rFonts w:ascii="FangSong" w:eastAsia="FangSong" w:hAnsi="FangSong"/>
          <w:sz w:val="28"/>
          <w:szCs w:val="28"/>
        </w:rPr>
      </w:pPr>
      <w:r w:rsidRPr="00CE4C0B">
        <w:rPr>
          <w:rFonts w:ascii="FangSong" w:eastAsia="FangSong" w:hAnsi="FangSong" w:hint="eastAsia"/>
          <w:sz w:val="28"/>
          <w:szCs w:val="28"/>
        </w:rPr>
        <w:t>用于修改设备类型信息。</w:t>
      </w:r>
    </w:p>
    <w:p w14:paraId="5B419EA3" w14:textId="7004A273" w:rsidR="00791C28" w:rsidRDefault="00791C28" w:rsidP="00C53242">
      <w:pPr>
        <w:pStyle w:val="3"/>
        <w:numPr>
          <w:ilvl w:val="0"/>
          <w:numId w:val="8"/>
        </w:numPr>
        <w:rPr>
          <w:rFonts w:ascii="Microsoft YaHei" w:eastAsia="Microsoft YaHei" w:hAnsi="Microsoft YaHei"/>
          <w:b w:val="0"/>
          <w:sz w:val="28"/>
          <w:szCs w:val="28"/>
        </w:rPr>
      </w:pPr>
      <w:bookmarkStart w:id="27" w:name="_Toc527611522"/>
      <w:r>
        <w:rPr>
          <w:rFonts w:ascii="Microsoft YaHei" w:eastAsia="Microsoft YaHei" w:hAnsi="Microsoft YaHei" w:hint="eastAsia"/>
          <w:b w:val="0"/>
          <w:sz w:val="28"/>
          <w:szCs w:val="28"/>
        </w:rPr>
        <w:t>设备信息管理</w:t>
      </w:r>
      <w:bookmarkEnd w:id="27"/>
    </w:p>
    <w:p w14:paraId="030A5C68" w14:textId="2A42603B" w:rsidR="00212695" w:rsidRPr="00212695" w:rsidRDefault="00212695" w:rsidP="00C53242">
      <w:pPr>
        <w:pStyle w:val="3"/>
        <w:numPr>
          <w:ilvl w:val="0"/>
          <w:numId w:val="11"/>
        </w:numPr>
        <w:rPr>
          <w:rFonts w:ascii="Microsoft YaHei" w:eastAsia="Microsoft YaHei" w:hAnsi="Microsoft YaHei"/>
          <w:b w:val="0"/>
          <w:sz w:val="24"/>
          <w:szCs w:val="24"/>
        </w:rPr>
      </w:pPr>
      <w:bookmarkStart w:id="28" w:name="_Toc527611523"/>
      <w:r w:rsidRPr="00212695">
        <w:rPr>
          <w:rFonts w:ascii="Microsoft YaHei" w:eastAsia="Microsoft YaHei" w:hAnsi="Microsoft YaHei" w:hint="eastAsia"/>
          <w:b w:val="0"/>
          <w:sz w:val="24"/>
          <w:szCs w:val="24"/>
        </w:rPr>
        <w:t>设备列表</w:t>
      </w:r>
      <w:bookmarkEnd w:id="28"/>
    </w:p>
    <w:p w14:paraId="3F87AD17" w14:textId="102B4659" w:rsidR="00212695" w:rsidRPr="00F37E3A" w:rsidRDefault="00212695" w:rsidP="00212695">
      <w:pPr>
        <w:ind w:firstLine="420"/>
        <w:rPr>
          <w:rFonts w:ascii="FangSong" w:eastAsia="FangSong" w:hAnsi="FangSong"/>
          <w:sz w:val="28"/>
          <w:szCs w:val="28"/>
        </w:rPr>
      </w:pPr>
      <w:r w:rsidRPr="00F37E3A">
        <w:rPr>
          <w:rFonts w:ascii="FangSong" w:eastAsia="FangSong" w:hAnsi="FangSong" w:hint="eastAsia"/>
          <w:sz w:val="28"/>
          <w:szCs w:val="28"/>
        </w:rPr>
        <w:t>分页展示所有的设备</w:t>
      </w:r>
      <w:r w:rsidR="005F27B8">
        <w:rPr>
          <w:rFonts w:ascii="FangSong" w:eastAsia="FangSong" w:hAnsi="FangSong" w:hint="eastAsia"/>
          <w:sz w:val="28"/>
          <w:szCs w:val="28"/>
        </w:rPr>
        <w:t>数据，每行显示一个设备，主要字段包括：序号、设备类型、所属区域</w:t>
      </w:r>
      <w:r w:rsidRPr="00F37E3A">
        <w:rPr>
          <w:rFonts w:ascii="FangSong" w:eastAsia="FangSong" w:hAnsi="FangSong" w:hint="eastAsia"/>
          <w:sz w:val="28"/>
          <w:szCs w:val="28"/>
        </w:rPr>
        <w:t>、</w:t>
      </w:r>
      <w:r w:rsidR="00DE2304">
        <w:rPr>
          <w:rFonts w:ascii="FangSong" w:eastAsia="FangSong" w:hAnsi="FangSong" w:hint="eastAsia"/>
          <w:sz w:val="28"/>
          <w:szCs w:val="28"/>
        </w:rPr>
        <w:t>所属小区、</w:t>
      </w:r>
      <w:r w:rsidRPr="00F37E3A">
        <w:rPr>
          <w:rFonts w:ascii="FangSong" w:eastAsia="FangSong" w:hAnsi="FangSong" w:hint="eastAsia"/>
          <w:sz w:val="28"/>
          <w:szCs w:val="28"/>
        </w:rPr>
        <w:t>最近回传时间、</w:t>
      </w:r>
      <w:r w:rsidR="00B825FE">
        <w:rPr>
          <w:rFonts w:ascii="FangSong" w:eastAsia="FangSong" w:hAnsi="FangSong" w:hint="eastAsia"/>
          <w:sz w:val="28"/>
          <w:szCs w:val="28"/>
        </w:rPr>
        <w:t>IMEI、</w:t>
      </w:r>
      <w:r w:rsidRPr="00F37E3A">
        <w:rPr>
          <w:rFonts w:ascii="FangSong" w:eastAsia="FangSong" w:hAnsi="FangSong" w:hint="eastAsia"/>
          <w:sz w:val="28"/>
          <w:szCs w:val="28"/>
        </w:rPr>
        <w:t>安装</w:t>
      </w:r>
      <w:r w:rsidRPr="00F37E3A">
        <w:rPr>
          <w:rFonts w:ascii="FangSong" w:eastAsia="FangSong" w:hAnsi="FangSong" w:hint="eastAsia"/>
          <w:sz w:val="28"/>
          <w:szCs w:val="28"/>
        </w:rPr>
        <w:lastRenderedPageBreak/>
        <w:t>位置</w:t>
      </w:r>
      <w:r w:rsidR="00710529">
        <w:rPr>
          <w:rFonts w:ascii="FangSong" w:eastAsia="FangSong" w:hAnsi="FangSong" w:hint="eastAsia"/>
          <w:sz w:val="28"/>
          <w:szCs w:val="28"/>
        </w:rPr>
        <w:t>、</w:t>
      </w:r>
      <w:r w:rsidR="00076A73">
        <w:rPr>
          <w:rFonts w:ascii="FangSong" w:eastAsia="FangSong" w:hAnsi="FangSong" w:hint="eastAsia"/>
          <w:sz w:val="28"/>
          <w:szCs w:val="28"/>
        </w:rPr>
        <w:t>手机号、</w:t>
      </w:r>
      <w:r w:rsidR="00710529">
        <w:rPr>
          <w:rFonts w:ascii="FangSong" w:eastAsia="FangSong" w:hAnsi="FangSong" w:hint="eastAsia"/>
          <w:sz w:val="28"/>
          <w:szCs w:val="28"/>
        </w:rPr>
        <w:t>最新读数</w:t>
      </w:r>
      <w:r w:rsidRPr="00F37E3A">
        <w:rPr>
          <w:rFonts w:ascii="FangSong" w:eastAsia="FangSong" w:hAnsi="FangSong" w:hint="eastAsia"/>
          <w:sz w:val="28"/>
          <w:szCs w:val="28"/>
        </w:rPr>
        <w:t>、最近图片（缩略图）</w:t>
      </w:r>
      <w:r w:rsidR="00B825FE">
        <w:rPr>
          <w:rFonts w:ascii="FangSong" w:eastAsia="FangSong" w:hAnsi="FangSong" w:hint="eastAsia"/>
          <w:sz w:val="28"/>
          <w:szCs w:val="28"/>
        </w:rPr>
        <w:t>、是否异常</w:t>
      </w:r>
      <w:r w:rsidR="001B3901">
        <w:rPr>
          <w:rFonts w:ascii="FangSong" w:eastAsia="FangSong" w:hAnsi="FangSong" w:hint="eastAsia"/>
          <w:sz w:val="28"/>
          <w:szCs w:val="28"/>
        </w:rPr>
        <w:t>、</w:t>
      </w:r>
      <w:commentRangeStart w:id="29"/>
      <w:r w:rsidR="001B3901">
        <w:rPr>
          <w:rFonts w:hint="eastAsia"/>
        </w:rPr>
        <w:t>R</w:t>
      </w:r>
      <w:r w:rsidR="001B3901">
        <w:t>SRQ</w:t>
      </w:r>
      <w:r w:rsidR="001B3901">
        <w:rPr>
          <w:rFonts w:hint="eastAsia"/>
        </w:rPr>
        <w:t>和电池电压</w:t>
      </w:r>
      <w:commentRangeEnd w:id="29"/>
      <w:r w:rsidR="003532F4">
        <w:rPr>
          <w:rStyle w:val="af0"/>
        </w:rPr>
        <w:commentReference w:id="29"/>
      </w:r>
      <w:r w:rsidRPr="00F37E3A">
        <w:rPr>
          <w:rFonts w:ascii="FangSong" w:eastAsia="FangSong" w:hAnsi="FangSong" w:hint="eastAsia"/>
          <w:sz w:val="28"/>
          <w:szCs w:val="28"/>
        </w:rPr>
        <w:t>等。</w:t>
      </w:r>
    </w:p>
    <w:p w14:paraId="530824BF" w14:textId="77777777" w:rsidR="00212695" w:rsidRPr="00F37E3A" w:rsidRDefault="00212695" w:rsidP="00212695">
      <w:pPr>
        <w:ind w:firstLine="420"/>
        <w:rPr>
          <w:rFonts w:ascii="FangSong" w:eastAsia="FangSong" w:hAnsi="FangSong"/>
          <w:sz w:val="28"/>
          <w:szCs w:val="28"/>
        </w:rPr>
      </w:pPr>
      <w:r w:rsidRPr="00F37E3A">
        <w:rPr>
          <w:rFonts w:ascii="FangSong" w:eastAsia="FangSong" w:hAnsi="FangSong" w:hint="eastAsia"/>
          <w:sz w:val="28"/>
          <w:szCs w:val="28"/>
        </w:rPr>
        <w:t>在设备列表页面，点击最近图片可以直接查看大图。</w:t>
      </w:r>
    </w:p>
    <w:p w14:paraId="7A76989D" w14:textId="77777777" w:rsidR="00212695" w:rsidRDefault="00212695" w:rsidP="00212695">
      <w:pPr>
        <w:ind w:firstLine="420"/>
        <w:rPr>
          <w:rFonts w:ascii="FangSong" w:eastAsia="FangSong" w:hAnsi="FangSong"/>
          <w:sz w:val="28"/>
          <w:szCs w:val="28"/>
        </w:rPr>
      </w:pPr>
      <w:r w:rsidRPr="00F37E3A">
        <w:rPr>
          <w:rFonts w:ascii="FangSong" w:eastAsia="FangSong" w:hAnsi="FangSong" w:hint="eastAsia"/>
          <w:sz w:val="28"/>
          <w:szCs w:val="28"/>
        </w:rPr>
        <w:t>设备列表行数据可以点击，点击后可呈现设备明细数据。</w:t>
      </w:r>
    </w:p>
    <w:p w14:paraId="791E8764" w14:textId="586CE2E1" w:rsidR="007B11EB" w:rsidRDefault="007B11EB" w:rsidP="00212695">
      <w:pPr>
        <w:ind w:firstLine="420"/>
        <w:rPr>
          <w:rFonts w:ascii="FangSong" w:eastAsia="FangSong" w:hAnsi="FangSong"/>
          <w:sz w:val="28"/>
          <w:szCs w:val="28"/>
        </w:rPr>
      </w:pPr>
      <w:commentRangeStart w:id="30"/>
      <w:r>
        <w:rPr>
          <w:rFonts w:ascii="FangSong" w:eastAsia="FangSong" w:hAnsi="FangSong" w:hint="eastAsia"/>
          <w:sz w:val="28"/>
          <w:szCs w:val="28"/>
        </w:rPr>
        <w:t>设备列表页面可自定义显示</w:t>
      </w:r>
      <w:r w:rsidR="007F4EAC">
        <w:rPr>
          <w:rFonts w:ascii="FangSong" w:eastAsia="FangSong" w:hAnsi="FangSong" w:hint="eastAsia"/>
          <w:sz w:val="28"/>
          <w:szCs w:val="28"/>
        </w:rPr>
        <w:t>列，</w:t>
      </w:r>
      <w:r w:rsidR="007F4EAC" w:rsidRPr="007F4EAC">
        <w:rPr>
          <w:rFonts w:ascii="FangSong" w:eastAsia="FangSong" w:hAnsi="FangSong"/>
          <w:sz w:val="28"/>
          <w:szCs w:val="28"/>
        </w:rPr>
        <w:t>最多可以选择7个项目</w:t>
      </w:r>
      <w:commentRangeEnd w:id="30"/>
      <w:r w:rsidR="007F4EAC">
        <w:rPr>
          <w:rStyle w:val="af0"/>
        </w:rPr>
        <w:commentReference w:id="30"/>
      </w:r>
      <w:r w:rsidR="004A1429">
        <w:rPr>
          <w:rFonts w:ascii="FangSong" w:eastAsia="FangSong" w:hAnsi="FangSong" w:hint="eastAsia"/>
          <w:sz w:val="28"/>
          <w:szCs w:val="28"/>
        </w:rPr>
        <w:t>。</w:t>
      </w:r>
    </w:p>
    <w:p w14:paraId="17E5CE51" w14:textId="1136F81D" w:rsidR="00212695" w:rsidRPr="00C46EF4" w:rsidRDefault="00FD1E8D" w:rsidP="00C53242">
      <w:pPr>
        <w:pStyle w:val="3"/>
        <w:numPr>
          <w:ilvl w:val="0"/>
          <w:numId w:val="11"/>
        </w:numPr>
        <w:rPr>
          <w:rFonts w:ascii="Microsoft YaHei" w:eastAsia="Microsoft YaHei" w:hAnsi="Microsoft YaHei"/>
          <w:b w:val="0"/>
          <w:sz w:val="24"/>
          <w:szCs w:val="24"/>
        </w:rPr>
      </w:pPr>
      <w:bookmarkStart w:id="31" w:name="_Toc527611524"/>
      <w:r>
        <w:rPr>
          <w:rFonts w:ascii="Microsoft YaHei" w:eastAsia="Microsoft YaHei" w:hAnsi="Microsoft YaHei" w:hint="eastAsia"/>
          <w:b w:val="0"/>
          <w:sz w:val="24"/>
          <w:szCs w:val="24"/>
        </w:rPr>
        <w:t>设备详情</w:t>
      </w:r>
      <w:bookmarkEnd w:id="31"/>
    </w:p>
    <w:p w14:paraId="5CE06B6A" w14:textId="6758313F" w:rsidR="00C822E9" w:rsidRDefault="00FD1E8D" w:rsidP="0064251D">
      <w:pPr>
        <w:ind w:left="420" w:firstLine="420"/>
        <w:rPr>
          <w:rFonts w:ascii="FangSong" w:eastAsia="FangSong" w:hAnsi="FangSong"/>
          <w:sz w:val="28"/>
          <w:szCs w:val="28"/>
        </w:rPr>
      </w:pPr>
      <w:r>
        <w:rPr>
          <w:rFonts w:ascii="FangSong" w:eastAsia="FangSong" w:hAnsi="FangSong" w:hint="eastAsia"/>
          <w:sz w:val="28"/>
          <w:szCs w:val="28"/>
        </w:rPr>
        <w:t>设备详情</w:t>
      </w:r>
      <w:r w:rsidR="00212695" w:rsidRPr="004E019C">
        <w:rPr>
          <w:rFonts w:ascii="FangSong" w:eastAsia="FangSong" w:hAnsi="FangSong" w:hint="eastAsia"/>
          <w:sz w:val="28"/>
          <w:szCs w:val="28"/>
        </w:rPr>
        <w:t>主要包括：</w:t>
      </w:r>
      <w:r w:rsidR="0075502B">
        <w:rPr>
          <w:rFonts w:ascii="FangSong" w:eastAsia="FangSong" w:hAnsi="FangSong" w:hint="eastAsia"/>
          <w:sz w:val="28"/>
          <w:szCs w:val="28"/>
        </w:rPr>
        <w:t>当前读数、</w:t>
      </w:r>
      <w:r w:rsidR="00C822E9" w:rsidRPr="004E019C">
        <w:rPr>
          <w:rFonts w:ascii="FangSong" w:eastAsia="FangSong" w:hAnsi="FangSong" w:hint="eastAsia"/>
          <w:sz w:val="28"/>
          <w:szCs w:val="28"/>
        </w:rPr>
        <w:t>回传时间</w:t>
      </w:r>
      <w:r w:rsidR="00C822E9">
        <w:rPr>
          <w:rFonts w:ascii="FangSong" w:eastAsia="FangSong" w:hAnsi="FangSong" w:hint="eastAsia"/>
          <w:sz w:val="28"/>
          <w:szCs w:val="28"/>
        </w:rPr>
        <w:t>、所属小区、最近时间</w:t>
      </w:r>
      <w:r w:rsidR="00212695" w:rsidRPr="004E019C">
        <w:rPr>
          <w:rFonts w:ascii="FangSong" w:eastAsia="FangSong" w:hAnsi="FangSong" w:hint="eastAsia"/>
          <w:sz w:val="28"/>
          <w:szCs w:val="28"/>
        </w:rPr>
        <w:t>、安装位置</w:t>
      </w:r>
      <w:r w:rsidR="00C822E9" w:rsidRPr="004E019C">
        <w:rPr>
          <w:rFonts w:ascii="FangSong" w:eastAsia="FangSong" w:hAnsi="FangSong" w:hint="eastAsia"/>
          <w:sz w:val="28"/>
          <w:szCs w:val="28"/>
        </w:rPr>
        <w:t>、</w:t>
      </w:r>
      <w:r w:rsidR="00C822E9">
        <w:rPr>
          <w:rFonts w:ascii="FangSong" w:eastAsia="FangSong" w:hAnsi="FangSong" w:hint="eastAsia"/>
          <w:sz w:val="28"/>
          <w:szCs w:val="28"/>
        </w:rPr>
        <w:t>设备类型</w:t>
      </w:r>
      <w:r w:rsidR="00212695" w:rsidRPr="004E019C">
        <w:rPr>
          <w:rFonts w:ascii="FangSong" w:eastAsia="FangSong" w:hAnsi="FangSong" w:hint="eastAsia"/>
          <w:sz w:val="28"/>
          <w:szCs w:val="28"/>
        </w:rPr>
        <w:t>、安装时间、</w:t>
      </w:r>
      <w:r w:rsidR="00C822E9" w:rsidRPr="004E019C">
        <w:rPr>
          <w:rFonts w:ascii="FangSong" w:eastAsia="FangSong" w:hAnsi="FangSong" w:hint="eastAsia"/>
          <w:sz w:val="28"/>
          <w:szCs w:val="28"/>
        </w:rPr>
        <w:t>IMEI</w:t>
      </w:r>
      <w:r w:rsidR="00C822E9">
        <w:rPr>
          <w:rFonts w:ascii="FangSong" w:eastAsia="FangSong" w:hAnsi="FangSong" w:hint="eastAsia"/>
          <w:sz w:val="28"/>
          <w:szCs w:val="28"/>
        </w:rPr>
        <w:t>、图片列表</w:t>
      </w:r>
      <w:commentRangeStart w:id="32"/>
      <w:r w:rsidR="00375959">
        <w:rPr>
          <w:rFonts w:ascii="FangSong" w:eastAsia="FangSong" w:hAnsi="FangSong" w:hint="eastAsia"/>
          <w:sz w:val="28"/>
          <w:szCs w:val="28"/>
        </w:rPr>
        <w:t>、</w:t>
      </w:r>
      <w:r w:rsidR="00375959" w:rsidRPr="00375959">
        <w:rPr>
          <w:rFonts w:ascii="FangSong" w:eastAsia="FangSong" w:hAnsi="FangSong"/>
          <w:sz w:val="28"/>
          <w:szCs w:val="28"/>
        </w:rPr>
        <w:t>是否异常</w:t>
      </w:r>
      <w:r w:rsidR="00375959" w:rsidRPr="00375959">
        <w:rPr>
          <w:rFonts w:ascii="FangSong" w:eastAsia="FangSong" w:hAnsi="FangSong" w:hint="eastAsia"/>
          <w:sz w:val="28"/>
          <w:szCs w:val="28"/>
        </w:rPr>
        <w:t>、R</w:t>
      </w:r>
      <w:r w:rsidR="00375959" w:rsidRPr="00375959">
        <w:rPr>
          <w:rFonts w:ascii="FangSong" w:eastAsia="FangSong" w:hAnsi="FangSong"/>
          <w:sz w:val="28"/>
          <w:szCs w:val="28"/>
        </w:rPr>
        <w:t>SRQ</w:t>
      </w:r>
      <w:r w:rsidR="00375959" w:rsidRPr="00375959">
        <w:rPr>
          <w:rFonts w:ascii="FangSong" w:eastAsia="FangSong" w:hAnsi="FangSong" w:hint="eastAsia"/>
          <w:sz w:val="28"/>
          <w:szCs w:val="28"/>
        </w:rPr>
        <w:t>、电池电压、C</w:t>
      </w:r>
      <w:r w:rsidR="00375959" w:rsidRPr="00375959">
        <w:rPr>
          <w:rFonts w:ascii="FangSong" w:eastAsia="FangSong" w:hAnsi="FangSong"/>
          <w:sz w:val="28"/>
          <w:szCs w:val="28"/>
        </w:rPr>
        <w:t>SQ</w:t>
      </w:r>
      <w:r w:rsidR="00375959" w:rsidRPr="00375959">
        <w:rPr>
          <w:rFonts w:ascii="FangSong" w:eastAsia="FangSong" w:hAnsi="FangSong" w:hint="eastAsia"/>
          <w:sz w:val="28"/>
          <w:szCs w:val="28"/>
        </w:rPr>
        <w:t>、S</w:t>
      </w:r>
      <w:r w:rsidR="00375959" w:rsidRPr="00375959">
        <w:rPr>
          <w:rFonts w:ascii="FangSong" w:eastAsia="FangSong" w:hAnsi="FangSong"/>
          <w:sz w:val="28"/>
          <w:szCs w:val="28"/>
        </w:rPr>
        <w:t>NR</w:t>
      </w:r>
      <w:r w:rsidR="00375959" w:rsidRPr="00375959">
        <w:rPr>
          <w:rFonts w:ascii="FangSong" w:eastAsia="FangSong" w:hAnsi="FangSong" w:hint="eastAsia"/>
          <w:sz w:val="28"/>
          <w:szCs w:val="28"/>
        </w:rPr>
        <w:t>、服务基站I</w:t>
      </w:r>
      <w:r w:rsidR="00375959" w:rsidRPr="00375959">
        <w:rPr>
          <w:rFonts w:ascii="FangSong" w:eastAsia="FangSong" w:hAnsi="FangSong"/>
          <w:sz w:val="28"/>
          <w:szCs w:val="28"/>
        </w:rPr>
        <w:t>D</w:t>
      </w:r>
      <w:commentRangeEnd w:id="32"/>
      <w:r w:rsidR="00375959">
        <w:rPr>
          <w:rStyle w:val="af0"/>
        </w:rPr>
        <w:commentReference w:id="32"/>
      </w:r>
      <w:r w:rsidR="00C822E9">
        <w:rPr>
          <w:rFonts w:ascii="FangSong" w:eastAsia="FangSong" w:hAnsi="FangSong" w:hint="eastAsia"/>
          <w:sz w:val="28"/>
          <w:szCs w:val="28"/>
        </w:rPr>
        <w:t>等信息。</w:t>
      </w:r>
    </w:p>
    <w:p w14:paraId="6628BECF" w14:textId="2848312B" w:rsidR="00212695" w:rsidRPr="004E019C" w:rsidRDefault="00C822E9" w:rsidP="0064251D">
      <w:pPr>
        <w:ind w:left="420" w:firstLine="420"/>
        <w:rPr>
          <w:rFonts w:ascii="FangSong" w:eastAsia="FangSong" w:hAnsi="FangSong"/>
          <w:sz w:val="28"/>
          <w:szCs w:val="28"/>
        </w:rPr>
      </w:pPr>
      <w:r>
        <w:rPr>
          <w:rFonts w:ascii="FangSong" w:eastAsia="FangSong" w:hAnsi="FangSong" w:hint="eastAsia"/>
          <w:sz w:val="28"/>
          <w:szCs w:val="28"/>
        </w:rPr>
        <w:t>图片列表可通过左右导航按钮加载更多图片，点击图片后设备详情信息自动更新</w:t>
      </w:r>
      <w:r w:rsidR="00212695" w:rsidRPr="004E019C">
        <w:rPr>
          <w:rFonts w:ascii="FangSong" w:eastAsia="FangSong" w:hAnsi="FangSong" w:hint="eastAsia"/>
          <w:sz w:val="28"/>
          <w:szCs w:val="28"/>
        </w:rPr>
        <w:t>。</w:t>
      </w:r>
      <w:commentRangeStart w:id="33"/>
      <w:r w:rsidR="001D6EE3" w:rsidRPr="001D6EE3">
        <w:rPr>
          <w:rFonts w:ascii="FangSong" w:eastAsia="FangSong" w:hAnsi="FangSong" w:hint="eastAsia"/>
          <w:sz w:val="28"/>
          <w:szCs w:val="28"/>
        </w:rPr>
        <w:t>注意回传时间、当前读数、R</w:t>
      </w:r>
      <w:r w:rsidR="001D6EE3" w:rsidRPr="001D6EE3">
        <w:rPr>
          <w:rFonts w:ascii="FangSong" w:eastAsia="FangSong" w:hAnsi="FangSong"/>
          <w:sz w:val="28"/>
          <w:szCs w:val="28"/>
        </w:rPr>
        <w:t>SRQ</w:t>
      </w:r>
      <w:r w:rsidR="001D6EE3" w:rsidRPr="001D6EE3">
        <w:rPr>
          <w:rFonts w:ascii="FangSong" w:eastAsia="FangSong" w:hAnsi="FangSong" w:hint="eastAsia"/>
          <w:sz w:val="28"/>
          <w:szCs w:val="28"/>
        </w:rPr>
        <w:t>、电池电压、C</w:t>
      </w:r>
      <w:r w:rsidR="001D6EE3" w:rsidRPr="001D6EE3">
        <w:rPr>
          <w:rFonts w:ascii="FangSong" w:eastAsia="FangSong" w:hAnsi="FangSong"/>
          <w:sz w:val="28"/>
          <w:szCs w:val="28"/>
        </w:rPr>
        <w:t>SQ</w:t>
      </w:r>
      <w:r w:rsidR="001D6EE3" w:rsidRPr="001D6EE3">
        <w:rPr>
          <w:rFonts w:ascii="FangSong" w:eastAsia="FangSong" w:hAnsi="FangSong" w:hint="eastAsia"/>
          <w:sz w:val="28"/>
          <w:szCs w:val="28"/>
        </w:rPr>
        <w:t>、S</w:t>
      </w:r>
      <w:r w:rsidR="001D6EE3" w:rsidRPr="001D6EE3">
        <w:rPr>
          <w:rFonts w:ascii="FangSong" w:eastAsia="FangSong" w:hAnsi="FangSong"/>
          <w:sz w:val="28"/>
          <w:szCs w:val="28"/>
        </w:rPr>
        <w:t>NR</w:t>
      </w:r>
      <w:r w:rsidR="001D6EE3" w:rsidRPr="001D6EE3">
        <w:rPr>
          <w:rFonts w:ascii="FangSong" w:eastAsia="FangSong" w:hAnsi="FangSong" w:hint="eastAsia"/>
          <w:sz w:val="28"/>
          <w:szCs w:val="28"/>
        </w:rPr>
        <w:t>、服务基站等会随着图片的切换改变。</w:t>
      </w:r>
      <w:commentRangeEnd w:id="33"/>
      <w:r w:rsidR="001D6EE3">
        <w:rPr>
          <w:rStyle w:val="af0"/>
        </w:rPr>
        <w:commentReference w:id="33"/>
      </w:r>
    </w:p>
    <w:p w14:paraId="442CECAE" w14:textId="77777777" w:rsidR="00212695" w:rsidRPr="00C46EF4" w:rsidRDefault="00212695" w:rsidP="00C53242">
      <w:pPr>
        <w:pStyle w:val="3"/>
        <w:numPr>
          <w:ilvl w:val="0"/>
          <w:numId w:val="11"/>
        </w:numPr>
        <w:rPr>
          <w:rFonts w:ascii="Microsoft YaHei" w:eastAsia="Microsoft YaHei" w:hAnsi="Microsoft YaHei"/>
          <w:b w:val="0"/>
          <w:sz w:val="24"/>
          <w:szCs w:val="24"/>
        </w:rPr>
      </w:pPr>
      <w:bookmarkStart w:id="34" w:name="_Toc527611525"/>
      <w:r w:rsidRPr="00C46EF4">
        <w:rPr>
          <w:rFonts w:ascii="Microsoft YaHei" w:eastAsia="Microsoft YaHei" w:hAnsi="Microsoft YaHei" w:hint="eastAsia"/>
          <w:b w:val="0"/>
          <w:sz w:val="24"/>
          <w:szCs w:val="24"/>
        </w:rPr>
        <w:t>设备添加</w:t>
      </w:r>
      <w:bookmarkEnd w:id="34"/>
    </w:p>
    <w:p w14:paraId="0A80B51E" w14:textId="0245A701" w:rsidR="00212695" w:rsidRPr="004E019C" w:rsidRDefault="00212695" w:rsidP="0064251D">
      <w:pPr>
        <w:ind w:left="420" w:firstLine="420"/>
        <w:rPr>
          <w:rFonts w:ascii="FangSong" w:eastAsia="FangSong" w:hAnsi="FangSong"/>
          <w:sz w:val="28"/>
          <w:szCs w:val="28"/>
        </w:rPr>
      </w:pPr>
      <w:r w:rsidRPr="004E019C">
        <w:rPr>
          <w:rFonts w:ascii="FangSong" w:eastAsia="FangSong" w:hAnsi="FangSong" w:hint="eastAsia"/>
          <w:sz w:val="28"/>
          <w:szCs w:val="28"/>
        </w:rPr>
        <w:t>添加设备时，需要填入设备基本信息，包括设备类型、所属区域、</w:t>
      </w:r>
      <w:r w:rsidR="00F275CB">
        <w:rPr>
          <w:rFonts w:ascii="FangSong" w:eastAsia="FangSong" w:hAnsi="FangSong" w:hint="eastAsia"/>
          <w:sz w:val="28"/>
          <w:szCs w:val="28"/>
        </w:rPr>
        <w:t>所属小区、</w:t>
      </w:r>
      <w:r w:rsidRPr="004E019C">
        <w:rPr>
          <w:rFonts w:ascii="FangSong" w:eastAsia="FangSong" w:hAnsi="FangSong" w:hint="eastAsia"/>
          <w:sz w:val="28"/>
          <w:szCs w:val="28"/>
        </w:rPr>
        <w:t>IMEI、</w:t>
      </w:r>
      <w:r w:rsidR="00D141A4">
        <w:rPr>
          <w:rFonts w:ascii="FangSong" w:eastAsia="FangSong" w:hAnsi="FangSong" w:hint="eastAsia"/>
          <w:sz w:val="28"/>
          <w:szCs w:val="28"/>
        </w:rPr>
        <w:t>手机号、初始读数、</w:t>
      </w:r>
      <w:r w:rsidRPr="004E019C">
        <w:rPr>
          <w:rFonts w:ascii="FangSong" w:eastAsia="FangSong" w:hAnsi="FangSong" w:hint="eastAsia"/>
          <w:sz w:val="28"/>
          <w:szCs w:val="28"/>
        </w:rPr>
        <w:t>安装位置、安装时间。</w:t>
      </w:r>
    </w:p>
    <w:p w14:paraId="06B0F494" w14:textId="77777777" w:rsidR="00212695" w:rsidRPr="004E019C" w:rsidRDefault="00212695" w:rsidP="0064251D">
      <w:pPr>
        <w:ind w:left="420" w:firstLine="420"/>
        <w:rPr>
          <w:rFonts w:ascii="FangSong" w:eastAsia="FangSong" w:hAnsi="FangSong"/>
          <w:sz w:val="28"/>
          <w:szCs w:val="28"/>
        </w:rPr>
      </w:pPr>
      <w:r w:rsidRPr="004E019C">
        <w:rPr>
          <w:rFonts w:ascii="FangSong" w:eastAsia="FangSong" w:hAnsi="FangSong" w:hint="eastAsia"/>
          <w:sz w:val="28"/>
          <w:szCs w:val="28"/>
        </w:rPr>
        <w:t>设备添加需要能够支持批量导入，数据导入模板可以提供下载链接供用户参考。</w:t>
      </w:r>
    </w:p>
    <w:p w14:paraId="02A9FFB9" w14:textId="77777777" w:rsidR="00212695" w:rsidRPr="00C46EF4" w:rsidRDefault="00212695" w:rsidP="00C53242">
      <w:pPr>
        <w:pStyle w:val="3"/>
        <w:numPr>
          <w:ilvl w:val="0"/>
          <w:numId w:val="11"/>
        </w:numPr>
        <w:rPr>
          <w:rFonts w:ascii="Microsoft YaHei" w:eastAsia="Microsoft YaHei" w:hAnsi="Microsoft YaHei"/>
          <w:b w:val="0"/>
          <w:sz w:val="24"/>
          <w:szCs w:val="24"/>
        </w:rPr>
      </w:pPr>
      <w:bookmarkStart w:id="35" w:name="_Toc527611526"/>
      <w:r w:rsidRPr="00C46EF4">
        <w:rPr>
          <w:rFonts w:ascii="Microsoft YaHei" w:eastAsia="Microsoft YaHei" w:hAnsi="Microsoft YaHei" w:hint="eastAsia"/>
          <w:b w:val="0"/>
          <w:sz w:val="24"/>
          <w:szCs w:val="24"/>
        </w:rPr>
        <w:t>设备修改</w:t>
      </w:r>
      <w:bookmarkEnd w:id="35"/>
    </w:p>
    <w:p w14:paraId="4EC415FA" w14:textId="2111033B" w:rsidR="00212695" w:rsidRDefault="00212695" w:rsidP="007A3731">
      <w:pPr>
        <w:ind w:firstLine="420"/>
        <w:rPr>
          <w:rFonts w:ascii="FangSong" w:eastAsia="FangSong" w:hAnsi="FangSong"/>
          <w:sz w:val="28"/>
          <w:szCs w:val="28"/>
        </w:rPr>
      </w:pPr>
      <w:r w:rsidRPr="004E019C">
        <w:rPr>
          <w:rFonts w:ascii="FangSong" w:eastAsia="FangSong" w:hAnsi="FangSong" w:hint="eastAsia"/>
          <w:sz w:val="28"/>
          <w:szCs w:val="28"/>
        </w:rPr>
        <w:t>设备</w:t>
      </w:r>
      <w:r w:rsidR="00D0269A">
        <w:rPr>
          <w:rFonts w:ascii="FangSong" w:eastAsia="FangSong" w:hAnsi="FangSong" w:hint="eastAsia"/>
          <w:sz w:val="28"/>
          <w:szCs w:val="28"/>
        </w:rPr>
        <w:t>基础</w:t>
      </w:r>
      <w:r w:rsidRPr="004E019C">
        <w:rPr>
          <w:rFonts w:ascii="FangSong" w:eastAsia="FangSong" w:hAnsi="FangSong" w:hint="eastAsia"/>
          <w:sz w:val="28"/>
          <w:szCs w:val="28"/>
        </w:rPr>
        <w:t>信息可以进行修改，修改后的信息被保存后立即生效。</w:t>
      </w:r>
    </w:p>
    <w:p w14:paraId="4DC919E6" w14:textId="3FA50441" w:rsidR="005D0CD1" w:rsidRDefault="005D0CD1" w:rsidP="007A3731">
      <w:pPr>
        <w:ind w:firstLine="420"/>
        <w:rPr>
          <w:rFonts w:ascii="FangSong" w:eastAsia="FangSong" w:hAnsi="FangSong"/>
          <w:sz w:val="28"/>
          <w:szCs w:val="28"/>
        </w:rPr>
      </w:pPr>
      <w:r>
        <w:rPr>
          <w:rFonts w:ascii="FangSong" w:eastAsia="FangSong" w:hAnsi="FangSong" w:hint="eastAsia"/>
          <w:sz w:val="28"/>
          <w:szCs w:val="28"/>
        </w:rPr>
        <w:t>设备</w:t>
      </w:r>
      <w:r w:rsidR="009744F6">
        <w:rPr>
          <w:rFonts w:ascii="FangSong" w:eastAsia="FangSong" w:hAnsi="FangSong" w:hint="eastAsia"/>
          <w:sz w:val="28"/>
          <w:szCs w:val="28"/>
        </w:rPr>
        <w:t>的状态包括正常、异常、</w:t>
      </w:r>
      <w:r w:rsidR="00366B2C">
        <w:rPr>
          <w:rFonts w:ascii="FangSong" w:eastAsia="FangSong" w:hAnsi="FangSong" w:hint="eastAsia"/>
          <w:sz w:val="28"/>
          <w:szCs w:val="28"/>
        </w:rPr>
        <w:t>未确认</w:t>
      </w:r>
      <w:r w:rsidR="009744F6">
        <w:rPr>
          <w:rFonts w:ascii="FangSong" w:eastAsia="FangSong" w:hAnsi="FangSong" w:hint="eastAsia"/>
          <w:sz w:val="28"/>
          <w:szCs w:val="28"/>
        </w:rPr>
        <w:t>异常，管理员可以手动修改</w:t>
      </w:r>
      <w:r w:rsidR="009744F6">
        <w:rPr>
          <w:rFonts w:ascii="FangSong" w:eastAsia="FangSong" w:hAnsi="FangSong" w:hint="eastAsia"/>
          <w:sz w:val="28"/>
          <w:szCs w:val="28"/>
        </w:rPr>
        <w:lastRenderedPageBreak/>
        <w:t>设备状态。</w:t>
      </w:r>
    </w:p>
    <w:p w14:paraId="0E8B1A8C" w14:textId="20F68A5D" w:rsidR="00DC0B4D" w:rsidRPr="00B47096" w:rsidRDefault="008741B3" w:rsidP="00DC0B4D">
      <w:pPr>
        <w:pStyle w:val="ae"/>
        <w:ind w:firstLine="420"/>
        <w:rPr>
          <w:rFonts w:ascii="FangSong" w:eastAsia="FangSong" w:hAnsi="FangSong"/>
          <w:sz w:val="28"/>
          <w:szCs w:val="28"/>
        </w:rPr>
      </w:pPr>
      <w:commentRangeStart w:id="36"/>
      <w:r>
        <w:rPr>
          <w:rFonts w:ascii="FangSong" w:eastAsia="FangSong" w:hAnsi="FangSong" w:hint="eastAsia"/>
          <w:sz w:val="28"/>
          <w:szCs w:val="28"/>
        </w:rPr>
        <w:t>异常状态的水表</w:t>
      </w:r>
      <w:r w:rsidR="00DC0B4D" w:rsidRPr="00B47096">
        <w:rPr>
          <w:rFonts w:ascii="FangSong" w:eastAsia="FangSong" w:hAnsi="FangSong" w:hint="eastAsia"/>
          <w:sz w:val="28"/>
          <w:szCs w:val="28"/>
        </w:rPr>
        <w:t>来源</w:t>
      </w:r>
      <w:r w:rsidR="00DC0B4D" w:rsidRPr="00B47096">
        <w:rPr>
          <w:rFonts w:ascii="FangSong" w:eastAsia="FangSong" w:hAnsi="FangSong"/>
          <w:sz w:val="28"/>
          <w:szCs w:val="28"/>
        </w:rPr>
        <w:t>3个方面：</w:t>
      </w:r>
    </w:p>
    <w:p w14:paraId="098629DB" w14:textId="77777777" w:rsidR="00DC0B4D" w:rsidRPr="00B47096" w:rsidRDefault="00DC0B4D" w:rsidP="00C53242">
      <w:pPr>
        <w:pStyle w:val="ae"/>
        <w:numPr>
          <w:ilvl w:val="0"/>
          <w:numId w:val="26"/>
        </w:numPr>
        <w:rPr>
          <w:rFonts w:ascii="FangSong" w:eastAsia="FangSong" w:hAnsi="FangSong"/>
          <w:sz w:val="28"/>
          <w:szCs w:val="28"/>
        </w:rPr>
      </w:pPr>
      <w:r w:rsidRPr="00B47096">
        <w:rPr>
          <w:rFonts w:ascii="FangSong" w:eastAsia="FangSong" w:hAnsi="FangSong"/>
          <w:sz w:val="28"/>
          <w:szCs w:val="28"/>
        </w:rPr>
        <w:t>系统检测到异常，比如未传数据，拍照不清楚</w:t>
      </w:r>
      <w:r w:rsidRPr="00B47096">
        <w:rPr>
          <w:rFonts w:ascii="FangSong" w:eastAsia="FangSong" w:hAnsi="FangSong" w:hint="eastAsia"/>
          <w:sz w:val="28"/>
          <w:szCs w:val="28"/>
        </w:rPr>
        <w:t>，列为未确认异常，管理员手动确认为是否为“异常”。</w:t>
      </w:r>
    </w:p>
    <w:p w14:paraId="7B00647D" w14:textId="7F2F3969" w:rsidR="00DC0B4D" w:rsidRPr="00B47096" w:rsidRDefault="00DC0B4D" w:rsidP="00C53242">
      <w:pPr>
        <w:pStyle w:val="ae"/>
        <w:numPr>
          <w:ilvl w:val="0"/>
          <w:numId w:val="26"/>
        </w:numPr>
        <w:rPr>
          <w:rFonts w:ascii="FangSong" w:eastAsia="FangSong" w:hAnsi="FangSong"/>
          <w:sz w:val="28"/>
          <w:szCs w:val="28"/>
        </w:rPr>
      </w:pPr>
      <w:r w:rsidRPr="00B47096">
        <w:rPr>
          <w:rFonts w:ascii="FangSong" w:eastAsia="FangSong" w:hAnsi="FangSong"/>
          <w:sz w:val="28"/>
          <w:szCs w:val="28"/>
        </w:rPr>
        <w:t>数据统计为异常，比如一个月用水突然增加或者减少很多；</w:t>
      </w:r>
      <w:r w:rsidRPr="00B47096">
        <w:rPr>
          <w:rFonts w:ascii="FangSong" w:eastAsia="FangSong" w:hAnsi="FangSong" w:hint="eastAsia"/>
          <w:sz w:val="28"/>
          <w:szCs w:val="28"/>
        </w:rPr>
        <w:t>列为未确认异常，管理员手动确认为是否为“异常”</w:t>
      </w:r>
      <w:r w:rsidR="002F458A">
        <w:t>，</w:t>
      </w:r>
      <w:r w:rsidR="00976643" w:rsidRPr="00976643">
        <w:rPr>
          <w:rFonts w:ascii="FangSong" w:eastAsia="FangSong" w:hAnsi="FangSong"/>
          <w:sz w:val="28"/>
          <w:szCs w:val="28"/>
        </w:rPr>
        <w:t>系统默认相对上一个月增加50%或减少50%为异常，管理员后台也可以分别配置增加、减少异常比例</w:t>
      </w:r>
      <w:r w:rsidRPr="00B47096">
        <w:rPr>
          <w:rFonts w:ascii="FangSong" w:eastAsia="FangSong" w:hAnsi="FangSong" w:hint="eastAsia"/>
          <w:sz w:val="28"/>
          <w:szCs w:val="28"/>
        </w:rPr>
        <w:t>。</w:t>
      </w:r>
    </w:p>
    <w:p w14:paraId="2A8D6C93" w14:textId="62DEF048" w:rsidR="00DC0B4D" w:rsidRPr="00457A6D" w:rsidRDefault="00DC0B4D" w:rsidP="00C53242">
      <w:pPr>
        <w:pStyle w:val="a5"/>
        <w:numPr>
          <w:ilvl w:val="0"/>
          <w:numId w:val="26"/>
        </w:numPr>
        <w:spacing w:line="360" w:lineRule="auto"/>
        <w:ind w:firstLineChars="0"/>
        <w:rPr>
          <w:rFonts w:ascii="FangSong" w:eastAsia="FangSong" w:hAnsi="FangSong"/>
          <w:sz w:val="28"/>
          <w:szCs w:val="28"/>
        </w:rPr>
      </w:pPr>
      <w:r w:rsidRPr="00B47096">
        <w:rPr>
          <w:rFonts w:ascii="FangSong" w:eastAsia="FangSong" w:hAnsi="FangSong"/>
          <w:sz w:val="28"/>
          <w:szCs w:val="28"/>
        </w:rPr>
        <w:t>工作人员，现场检查到的异常水表，但是还未更换的。</w:t>
      </w:r>
    </w:p>
    <w:p w14:paraId="538BF362" w14:textId="1FC5ACC2" w:rsidR="00212695" w:rsidRPr="00C46EF4" w:rsidRDefault="00A37D1C" w:rsidP="00C53242">
      <w:pPr>
        <w:pStyle w:val="3"/>
        <w:numPr>
          <w:ilvl w:val="0"/>
          <w:numId w:val="11"/>
        </w:numPr>
        <w:rPr>
          <w:rFonts w:ascii="Microsoft YaHei" w:eastAsia="Microsoft YaHei" w:hAnsi="Microsoft YaHei"/>
          <w:b w:val="0"/>
          <w:sz w:val="24"/>
          <w:szCs w:val="24"/>
        </w:rPr>
      </w:pPr>
      <w:bookmarkStart w:id="37" w:name="_Toc527611527"/>
      <w:commentRangeEnd w:id="36"/>
      <w:r>
        <w:rPr>
          <w:rStyle w:val="af0"/>
          <w:b w:val="0"/>
          <w:bCs w:val="0"/>
        </w:rPr>
        <w:commentReference w:id="36"/>
      </w:r>
      <w:r w:rsidR="00212695" w:rsidRPr="00C46EF4">
        <w:rPr>
          <w:rFonts w:ascii="Microsoft YaHei" w:eastAsia="Microsoft YaHei" w:hAnsi="Microsoft YaHei" w:hint="eastAsia"/>
          <w:b w:val="0"/>
          <w:sz w:val="24"/>
          <w:szCs w:val="24"/>
        </w:rPr>
        <w:t>设备删除</w:t>
      </w:r>
      <w:bookmarkEnd w:id="37"/>
    </w:p>
    <w:p w14:paraId="2D0AF1AA" w14:textId="5E09524F" w:rsidR="00212695" w:rsidRDefault="00212695" w:rsidP="0064251D">
      <w:pPr>
        <w:ind w:left="420" w:firstLine="420"/>
        <w:rPr>
          <w:rFonts w:ascii="FangSong" w:eastAsia="FangSong" w:hAnsi="FangSong"/>
          <w:sz w:val="28"/>
          <w:szCs w:val="28"/>
        </w:rPr>
      </w:pPr>
      <w:r w:rsidRPr="004E019C">
        <w:rPr>
          <w:rFonts w:ascii="FangSong" w:eastAsia="FangSong" w:hAnsi="FangSong" w:hint="eastAsia"/>
          <w:sz w:val="28"/>
          <w:szCs w:val="28"/>
        </w:rPr>
        <w:t>用户可以选择删除设备，删除设备</w:t>
      </w:r>
      <w:r w:rsidR="00B50E52">
        <w:rPr>
          <w:rFonts w:ascii="FangSong" w:eastAsia="FangSong" w:hAnsi="FangSong" w:hint="eastAsia"/>
          <w:sz w:val="28"/>
          <w:szCs w:val="28"/>
        </w:rPr>
        <w:t>前需要用户二次确认。设备被删除后，设备上报的数据会继续保存，但是前端界面不会展示</w:t>
      </w:r>
      <w:r w:rsidRPr="004E019C">
        <w:rPr>
          <w:rFonts w:ascii="FangSong" w:eastAsia="FangSong" w:hAnsi="FangSong" w:hint="eastAsia"/>
          <w:sz w:val="28"/>
          <w:szCs w:val="28"/>
        </w:rPr>
        <w:t>。</w:t>
      </w:r>
    </w:p>
    <w:p w14:paraId="5C4F72F0" w14:textId="77777777" w:rsidR="00CC59FC" w:rsidRPr="00C46EF4" w:rsidRDefault="00CC59FC" w:rsidP="00C53242">
      <w:pPr>
        <w:pStyle w:val="3"/>
        <w:numPr>
          <w:ilvl w:val="0"/>
          <w:numId w:val="11"/>
        </w:numPr>
        <w:rPr>
          <w:rFonts w:ascii="Microsoft YaHei" w:eastAsia="Microsoft YaHei" w:hAnsi="Microsoft YaHei"/>
          <w:b w:val="0"/>
          <w:sz w:val="24"/>
          <w:szCs w:val="24"/>
        </w:rPr>
      </w:pPr>
      <w:bookmarkStart w:id="38" w:name="_Toc527611528"/>
      <w:r w:rsidRPr="00C46EF4">
        <w:rPr>
          <w:rFonts w:ascii="Microsoft YaHei" w:eastAsia="Microsoft YaHei" w:hAnsi="Microsoft YaHei" w:hint="eastAsia"/>
          <w:b w:val="0"/>
          <w:sz w:val="24"/>
          <w:szCs w:val="24"/>
        </w:rPr>
        <w:t>设备查询</w:t>
      </w:r>
      <w:bookmarkEnd w:id="38"/>
    </w:p>
    <w:p w14:paraId="6EF94750" w14:textId="3A55CD19" w:rsidR="00CC59FC" w:rsidRPr="004E019C" w:rsidRDefault="00CC59FC" w:rsidP="0064251D">
      <w:pPr>
        <w:ind w:left="420" w:firstLine="420"/>
        <w:rPr>
          <w:rFonts w:ascii="FangSong" w:eastAsia="FangSong" w:hAnsi="FangSong"/>
          <w:sz w:val="28"/>
          <w:szCs w:val="28"/>
        </w:rPr>
      </w:pPr>
      <w:r w:rsidRPr="004E019C">
        <w:rPr>
          <w:rFonts w:ascii="FangSong" w:eastAsia="FangSong" w:hAnsi="FangSong" w:hint="eastAsia"/>
          <w:sz w:val="28"/>
          <w:szCs w:val="28"/>
        </w:rPr>
        <w:t>设备查询需要支持多维度组合查询，查询维度主要</w:t>
      </w:r>
      <w:r w:rsidR="008E2974">
        <w:rPr>
          <w:rFonts w:ascii="FangSong" w:eastAsia="FangSong" w:hAnsi="FangSong" w:hint="eastAsia"/>
          <w:sz w:val="28"/>
          <w:szCs w:val="28"/>
        </w:rPr>
        <w:t>包括设备类型、</w:t>
      </w:r>
      <w:r w:rsidRPr="004E019C">
        <w:rPr>
          <w:rFonts w:ascii="FangSong" w:eastAsia="FangSong" w:hAnsi="FangSong" w:hint="eastAsia"/>
          <w:sz w:val="28"/>
          <w:szCs w:val="28"/>
        </w:rPr>
        <w:t>设备所属区域等。</w:t>
      </w:r>
    </w:p>
    <w:p w14:paraId="4ED28703" w14:textId="73244D0B" w:rsidR="00CC59FC" w:rsidRDefault="00CC59FC" w:rsidP="00C53242">
      <w:pPr>
        <w:pStyle w:val="3"/>
        <w:numPr>
          <w:ilvl w:val="0"/>
          <w:numId w:val="11"/>
        </w:numPr>
        <w:rPr>
          <w:rFonts w:ascii="Microsoft YaHei" w:eastAsia="Microsoft YaHei" w:hAnsi="Microsoft YaHei"/>
          <w:b w:val="0"/>
          <w:sz w:val="24"/>
          <w:szCs w:val="24"/>
        </w:rPr>
      </w:pPr>
      <w:bookmarkStart w:id="39" w:name="_Toc527611529"/>
      <w:r w:rsidRPr="00CC59FC">
        <w:rPr>
          <w:rFonts w:ascii="Microsoft YaHei" w:eastAsia="Microsoft YaHei" w:hAnsi="Microsoft YaHei" w:hint="eastAsia"/>
          <w:b w:val="0"/>
          <w:sz w:val="24"/>
          <w:szCs w:val="24"/>
        </w:rPr>
        <w:t>数据导出</w:t>
      </w:r>
      <w:bookmarkEnd w:id="39"/>
    </w:p>
    <w:p w14:paraId="686208E3" w14:textId="5E9B2104" w:rsidR="00212695" w:rsidRDefault="00B3455D" w:rsidP="0064251D">
      <w:pPr>
        <w:ind w:left="420" w:firstLine="420"/>
        <w:rPr>
          <w:rFonts w:ascii="FangSong" w:eastAsia="FangSong" w:hAnsi="FangSong"/>
          <w:sz w:val="28"/>
          <w:szCs w:val="28"/>
        </w:rPr>
      </w:pPr>
      <w:r w:rsidRPr="00EF7B09">
        <w:rPr>
          <w:rFonts w:ascii="FangSong" w:eastAsia="FangSong" w:hAnsi="FangSong" w:hint="eastAsia"/>
          <w:sz w:val="28"/>
          <w:szCs w:val="28"/>
        </w:rPr>
        <w:t>设备</w:t>
      </w:r>
      <w:r w:rsidR="00E8114A" w:rsidRPr="00EF7B09">
        <w:rPr>
          <w:rFonts w:ascii="FangSong" w:eastAsia="FangSong" w:hAnsi="FangSong" w:hint="eastAsia"/>
          <w:sz w:val="28"/>
          <w:szCs w:val="28"/>
        </w:rPr>
        <w:t>列表数据可导出为excel文件</w:t>
      </w:r>
      <w:r w:rsidR="00EF7B09" w:rsidRPr="00EF7B09">
        <w:rPr>
          <w:rFonts w:ascii="FangSong" w:eastAsia="FangSong" w:hAnsi="FangSong" w:hint="eastAsia"/>
          <w:sz w:val="28"/>
          <w:szCs w:val="28"/>
        </w:rPr>
        <w:t>。导出的数据文件中包含所有的查询结果设备，</w:t>
      </w:r>
      <w:r w:rsidR="00EF7B09">
        <w:rPr>
          <w:rFonts w:ascii="FangSong" w:eastAsia="FangSong" w:hAnsi="FangSong" w:hint="eastAsia"/>
          <w:sz w:val="28"/>
          <w:szCs w:val="28"/>
        </w:rPr>
        <w:t>未执行查询则默认导出所有的设备数据。</w:t>
      </w:r>
    </w:p>
    <w:p w14:paraId="37CDA4DB" w14:textId="2AF78C78" w:rsidR="00FF666B" w:rsidRDefault="00FF666B" w:rsidP="00EF7B09">
      <w:pPr>
        <w:ind w:firstLine="420"/>
        <w:rPr>
          <w:rFonts w:ascii="FangSong" w:eastAsia="FangSong" w:hAnsi="FangSong"/>
          <w:sz w:val="28"/>
          <w:szCs w:val="28"/>
        </w:rPr>
      </w:pPr>
      <w:r>
        <w:rPr>
          <w:rFonts w:ascii="FangSong" w:eastAsia="FangSong" w:hAnsi="FangSong" w:hint="eastAsia"/>
          <w:sz w:val="28"/>
          <w:szCs w:val="28"/>
        </w:rPr>
        <w:t>用户导出数据时，需要让用户选择导出的excel版本：</w:t>
      </w:r>
      <w:r w:rsidRPr="00FF666B">
        <w:rPr>
          <w:rFonts w:ascii="FangSong" w:eastAsia="FangSong" w:hAnsi="FangSong"/>
          <w:sz w:val="28"/>
          <w:szCs w:val="28"/>
        </w:rPr>
        <w:t>用户</w:t>
      </w:r>
      <w:r>
        <w:rPr>
          <w:rFonts w:ascii="FangSong" w:eastAsia="FangSong" w:hAnsi="FangSong" w:hint="eastAsia"/>
          <w:sz w:val="28"/>
          <w:szCs w:val="28"/>
        </w:rPr>
        <w:t>可以</w:t>
      </w:r>
      <w:r w:rsidRPr="00FF666B">
        <w:rPr>
          <w:rFonts w:ascii="FangSong" w:eastAsia="FangSong" w:hAnsi="FangSong"/>
          <w:sz w:val="28"/>
          <w:szCs w:val="28"/>
        </w:rPr>
        <w:t>选择office2003版本，或者office2007及更新版本。</w:t>
      </w:r>
    </w:p>
    <w:p w14:paraId="3F99697F" w14:textId="55570259" w:rsidR="00FF666B" w:rsidRPr="00FF666B" w:rsidRDefault="00931630" w:rsidP="00C53242">
      <w:pPr>
        <w:pStyle w:val="a5"/>
        <w:numPr>
          <w:ilvl w:val="0"/>
          <w:numId w:val="25"/>
        </w:numPr>
        <w:ind w:firstLineChars="0"/>
        <w:rPr>
          <w:rFonts w:ascii="FangSong" w:eastAsia="FangSong" w:hAnsi="FangSong"/>
          <w:sz w:val="28"/>
          <w:szCs w:val="28"/>
        </w:rPr>
      </w:pPr>
      <w:r>
        <w:rPr>
          <w:rFonts w:ascii="FangSong" w:eastAsia="FangSong" w:hAnsi="FangSong" w:hint="eastAsia"/>
          <w:sz w:val="28"/>
          <w:szCs w:val="28"/>
        </w:rPr>
        <w:lastRenderedPageBreak/>
        <w:t>用户</w:t>
      </w:r>
      <w:r w:rsidR="00FF666B" w:rsidRPr="00FF666B">
        <w:rPr>
          <w:rFonts w:ascii="FangSong" w:eastAsia="FangSong" w:hAnsi="FangSong"/>
          <w:sz w:val="28"/>
          <w:szCs w:val="28"/>
        </w:rPr>
        <w:t>选择office2003</w:t>
      </w:r>
      <w:r>
        <w:rPr>
          <w:rFonts w:ascii="FangSong" w:eastAsia="FangSong" w:hAnsi="FangSong" w:hint="eastAsia"/>
          <w:sz w:val="28"/>
          <w:szCs w:val="28"/>
        </w:rPr>
        <w:t>版本，则单个excel</w:t>
      </w:r>
      <w:r w:rsidR="00FF666B" w:rsidRPr="00FF666B">
        <w:rPr>
          <w:rFonts w:ascii="FangSong" w:eastAsia="FangSong" w:hAnsi="FangSong"/>
          <w:sz w:val="28"/>
          <w:szCs w:val="28"/>
        </w:rPr>
        <w:t>最大行数为65536，若超过65536则自动分为多个Excel表，确保每个Excel行数不超过65536；</w:t>
      </w:r>
    </w:p>
    <w:p w14:paraId="3BC731A0" w14:textId="4D0509D5" w:rsidR="00FF666B" w:rsidRPr="00FF666B" w:rsidRDefault="006F28D9" w:rsidP="00C53242">
      <w:pPr>
        <w:pStyle w:val="a5"/>
        <w:numPr>
          <w:ilvl w:val="0"/>
          <w:numId w:val="25"/>
        </w:numPr>
        <w:ind w:firstLineChars="0"/>
        <w:rPr>
          <w:rFonts w:ascii="FangSong" w:eastAsia="FangSong" w:hAnsi="FangSong"/>
          <w:sz w:val="28"/>
          <w:szCs w:val="28"/>
        </w:rPr>
      </w:pPr>
      <w:r>
        <w:rPr>
          <w:rFonts w:ascii="FangSong" w:eastAsia="FangSong" w:hAnsi="FangSong" w:hint="eastAsia"/>
          <w:sz w:val="28"/>
          <w:szCs w:val="28"/>
        </w:rPr>
        <w:t>用户</w:t>
      </w:r>
      <w:r w:rsidR="00FF666B" w:rsidRPr="00FF666B">
        <w:rPr>
          <w:rFonts w:ascii="FangSong" w:eastAsia="FangSong" w:hAnsi="FangSong"/>
          <w:sz w:val="28"/>
          <w:szCs w:val="28"/>
        </w:rPr>
        <w:t>选择office2007及更新版本，最大行数为1048576，若超过1048576则自动分为多个Excel表，确保每个Excel行数不超过1048576。</w:t>
      </w:r>
    </w:p>
    <w:p w14:paraId="71911F9E" w14:textId="7D0134AA" w:rsidR="00A82FBF" w:rsidRDefault="00A82FBF" w:rsidP="00C53242">
      <w:pPr>
        <w:pStyle w:val="3"/>
        <w:numPr>
          <w:ilvl w:val="0"/>
          <w:numId w:val="8"/>
        </w:numPr>
        <w:rPr>
          <w:rFonts w:ascii="Microsoft YaHei" w:eastAsia="Microsoft YaHei" w:hAnsi="Microsoft YaHei"/>
          <w:b w:val="0"/>
          <w:sz w:val="28"/>
          <w:szCs w:val="28"/>
        </w:rPr>
      </w:pPr>
      <w:bookmarkStart w:id="40" w:name="_Toc527611530"/>
      <w:commentRangeStart w:id="41"/>
      <w:r>
        <w:rPr>
          <w:rFonts w:ascii="Microsoft YaHei" w:eastAsia="Microsoft YaHei" w:hAnsi="Microsoft YaHei" w:hint="eastAsia"/>
          <w:b w:val="0"/>
          <w:sz w:val="28"/>
          <w:szCs w:val="28"/>
        </w:rPr>
        <w:t>异常设备列表</w:t>
      </w:r>
      <w:bookmarkEnd w:id="40"/>
    </w:p>
    <w:p w14:paraId="7CB5513B" w14:textId="6079E2C6" w:rsidR="00A82FBF" w:rsidRDefault="00B23602" w:rsidP="00B23602">
      <w:pPr>
        <w:ind w:firstLine="420"/>
        <w:rPr>
          <w:rFonts w:ascii="FangSong" w:eastAsia="FangSong" w:hAnsi="FangSong"/>
          <w:sz w:val="28"/>
          <w:szCs w:val="28"/>
        </w:rPr>
      </w:pPr>
      <w:r w:rsidRPr="00B23602">
        <w:rPr>
          <w:rFonts w:ascii="FangSong" w:eastAsia="FangSong" w:hAnsi="FangSong" w:hint="eastAsia"/>
          <w:sz w:val="28"/>
          <w:szCs w:val="28"/>
        </w:rPr>
        <w:t>呈现异常设备列表</w:t>
      </w:r>
      <w:r>
        <w:rPr>
          <w:rFonts w:ascii="FangSong" w:eastAsia="FangSong" w:hAnsi="FangSong" w:hint="eastAsia"/>
          <w:sz w:val="28"/>
          <w:szCs w:val="28"/>
        </w:rPr>
        <w:t>，展示效果和设备信息管理页面类似，设备查询条件</w:t>
      </w:r>
      <w:r w:rsidR="00CC4720">
        <w:rPr>
          <w:rFonts w:ascii="FangSong" w:eastAsia="FangSong" w:hAnsi="FangSong" w:hint="eastAsia"/>
          <w:sz w:val="28"/>
          <w:szCs w:val="28"/>
        </w:rPr>
        <w:t>需要</w:t>
      </w:r>
      <w:r>
        <w:rPr>
          <w:rFonts w:ascii="FangSong" w:eastAsia="FangSong" w:hAnsi="FangSong" w:hint="eastAsia"/>
          <w:sz w:val="28"/>
          <w:szCs w:val="28"/>
        </w:rPr>
        <w:t>支持按异常原因进行查询。</w:t>
      </w:r>
    </w:p>
    <w:p w14:paraId="18918ECF" w14:textId="484B186A" w:rsidR="00B23602" w:rsidRDefault="00096C59" w:rsidP="00590CA8">
      <w:pPr>
        <w:ind w:firstLine="420"/>
        <w:rPr>
          <w:rFonts w:ascii="FangSong" w:eastAsia="FangSong" w:hAnsi="FangSong"/>
          <w:sz w:val="28"/>
          <w:szCs w:val="28"/>
        </w:rPr>
      </w:pPr>
      <w:r>
        <w:rPr>
          <w:rFonts w:ascii="FangSong" w:eastAsia="FangSong" w:hAnsi="FangSong"/>
          <w:sz w:val="28"/>
          <w:szCs w:val="28"/>
        </w:rPr>
        <w:t>水表异常情况描述字段</w:t>
      </w:r>
      <w:r w:rsidRPr="00096C59">
        <w:rPr>
          <w:rFonts w:ascii="FangSong" w:eastAsia="FangSong" w:hAnsi="FangSong"/>
          <w:sz w:val="28"/>
          <w:szCs w:val="28"/>
        </w:rPr>
        <w:t>目前包括：</w:t>
      </w:r>
      <w:r w:rsidR="00590CA8">
        <w:rPr>
          <w:rFonts w:ascii="FangSong" w:eastAsia="FangSong" w:hAnsi="FangSong" w:hint="eastAsia"/>
          <w:sz w:val="28"/>
          <w:szCs w:val="28"/>
        </w:rPr>
        <w:t>水表当月无图片、水表当月图片超过一张、</w:t>
      </w:r>
      <w:r w:rsidRPr="00096C59">
        <w:rPr>
          <w:rFonts w:ascii="FangSong" w:eastAsia="FangSong" w:hAnsi="FangSong"/>
          <w:sz w:val="28"/>
          <w:szCs w:val="28"/>
        </w:rPr>
        <w:t>图片异常（图片无数据）、解析读数异常（图片有数据但是返回的图像识别数据带有X）、用水量异常增加、用水量异常减少。</w:t>
      </w:r>
    </w:p>
    <w:p w14:paraId="0A4C6075" w14:textId="08E73375" w:rsidR="00A1238A" w:rsidRDefault="00590CA8" w:rsidP="00590CA8">
      <w:pPr>
        <w:ind w:firstLine="420"/>
        <w:rPr>
          <w:rFonts w:ascii="FangSong" w:eastAsia="FangSong" w:hAnsi="FangSong"/>
          <w:sz w:val="28"/>
          <w:szCs w:val="28"/>
        </w:rPr>
      </w:pPr>
      <w:r>
        <w:rPr>
          <w:rFonts w:ascii="FangSong" w:eastAsia="FangSong" w:hAnsi="FangSong" w:hint="eastAsia"/>
          <w:sz w:val="28"/>
          <w:szCs w:val="28"/>
        </w:rPr>
        <w:t>对于水表当月无图片、图片异常、解析读数异常的情况，后台程序标识水表该月数据异常，不再统计水表该月用水量，不再将用户该月用水量计入</w:t>
      </w:r>
      <w:r w:rsidR="00A1238A">
        <w:rPr>
          <w:rFonts w:ascii="FangSong" w:eastAsia="FangSong" w:hAnsi="FangSong" w:hint="eastAsia"/>
          <w:sz w:val="28"/>
          <w:szCs w:val="28"/>
        </w:rPr>
        <w:t>区域用水量等统计数据中。当用户通过手工方式修改水表该月读数后，程序重新计算用户该月及以后各月的用水量，同时需要将用户各月的用水量计入区域用水统计以及年用水统计中去。</w:t>
      </w:r>
    </w:p>
    <w:p w14:paraId="0EFA7A92" w14:textId="77777777" w:rsidR="00680875" w:rsidRDefault="00A1238A" w:rsidP="00590CA8">
      <w:pPr>
        <w:ind w:firstLine="420"/>
        <w:rPr>
          <w:rFonts w:ascii="FangSong" w:eastAsia="FangSong" w:hAnsi="FangSong"/>
          <w:sz w:val="28"/>
          <w:szCs w:val="28"/>
        </w:rPr>
      </w:pPr>
      <w:r>
        <w:rPr>
          <w:rFonts w:ascii="FangSong" w:eastAsia="FangSong" w:hAnsi="FangSong" w:hint="eastAsia"/>
          <w:sz w:val="28"/>
          <w:szCs w:val="28"/>
        </w:rPr>
        <w:t>对于水表当月图片超过一张的情况，则采用最新的水表数据作为水表当月的用水量进行统计</w:t>
      </w:r>
      <w:r w:rsidR="00680875">
        <w:rPr>
          <w:rFonts w:ascii="FangSong" w:eastAsia="FangSong" w:hAnsi="FangSong" w:hint="eastAsia"/>
          <w:sz w:val="28"/>
          <w:szCs w:val="28"/>
        </w:rPr>
        <w:t>。</w:t>
      </w:r>
    </w:p>
    <w:p w14:paraId="1B01A16B" w14:textId="2320932B" w:rsidR="00590CA8" w:rsidRPr="00B23602" w:rsidRDefault="00680875" w:rsidP="00590CA8">
      <w:pPr>
        <w:ind w:firstLine="420"/>
        <w:rPr>
          <w:rFonts w:ascii="FangSong" w:eastAsia="FangSong" w:hAnsi="FangSong"/>
          <w:sz w:val="28"/>
          <w:szCs w:val="28"/>
        </w:rPr>
      </w:pPr>
      <w:r>
        <w:rPr>
          <w:rFonts w:ascii="FangSong" w:eastAsia="FangSong" w:hAnsi="FangSong" w:hint="eastAsia"/>
          <w:sz w:val="28"/>
          <w:szCs w:val="28"/>
        </w:rPr>
        <w:t>当用户手动修改水表某月用水量后，则程序自动计算该水表从该</w:t>
      </w:r>
      <w:r>
        <w:rPr>
          <w:rFonts w:ascii="FangSong" w:eastAsia="FangSong" w:hAnsi="FangSong" w:hint="eastAsia"/>
          <w:sz w:val="28"/>
          <w:szCs w:val="28"/>
        </w:rPr>
        <w:lastRenderedPageBreak/>
        <w:t>月开始的所有月用水量数据，同时需要更新和月用水量相关联的各项汇总统计数据，例如区域用水总量、年用水总量等</w:t>
      </w:r>
      <w:r w:rsidR="00A1238A">
        <w:rPr>
          <w:rFonts w:ascii="FangSong" w:eastAsia="FangSong" w:hAnsi="FangSong" w:hint="eastAsia"/>
          <w:sz w:val="28"/>
          <w:szCs w:val="28"/>
        </w:rPr>
        <w:t>。</w:t>
      </w:r>
    </w:p>
    <w:p w14:paraId="1DC032C1" w14:textId="4C155CCE" w:rsidR="00E8114A" w:rsidRDefault="00B23602" w:rsidP="00C53242">
      <w:pPr>
        <w:pStyle w:val="3"/>
        <w:numPr>
          <w:ilvl w:val="0"/>
          <w:numId w:val="8"/>
        </w:numPr>
        <w:rPr>
          <w:rFonts w:ascii="Microsoft YaHei" w:eastAsia="Microsoft YaHei" w:hAnsi="Microsoft YaHei"/>
          <w:b w:val="0"/>
          <w:sz w:val="28"/>
          <w:szCs w:val="28"/>
        </w:rPr>
      </w:pPr>
      <w:bookmarkStart w:id="42" w:name="_Toc527611531"/>
      <w:commentRangeEnd w:id="41"/>
      <w:r>
        <w:rPr>
          <w:rStyle w:val="af0"/>
          <w:b w:val="0"/>
          <w:bCs w:val="0"/>
        </w:rPr>
        <w:commentReference w:id="41"/>
      </w:r>
      <w:r w:rsidR="00791C28">
        <w:rPr>
          <w:rFonts w:ascii="Microsoft YaHei" w:eastAsia="Microsoft YaHei" w:hAnsi="Microsoft YaHei" w:hint="eastAsia"/>
          <w:b w:val="0"/>
          <w:sz w:val="28"/>
          <w:szCs w:val="28"/>
        </w:rPr>
        <w:t>历史抄表信息</w:t>
      </w:r>
      <w:bookmarkEnd w:id="42"/>
    </w:p>
    <w:p w14:paraId="0EC0E17D" w14:textId="26BC699F" w:rsidR="009E0A1C" w:rsidRPr="00D94D51" w:rsidRDefault="00D575FC" w:rsidP="00D94D51">
      <w:pPr>
        <w:ind w:firstLine="420"/>
        <w:rPr>
          <w:rFonts w:ascii="FangSong" w:eastAsia="FangSong" w:hAnsi="FangSong"/>
          <w:sz w:val="28"/>
          <w:szCs w:val="28"/>
        </w:rPr>
      </w:pPr>
      <w:r w:rsidRPr="00D94D51">
        <w:rPr>
          <w:rFonts w:ascii="FangSong" w:eastAsia="FangSong" w:hAnsi="FangSong" w:hint="eastAsia"/>
          <w:sz w:val="28"/>
          <w:szCs w:val="28"/>
        </w:rPr>
        <w:t>历史抄表信息和设备信息管理功能类似，不同之处在于：</w:t>
      </w:r>
    </w:p>
    <w:p w14:paraId="7379E7BE" w14:textId="5E69F18A" w:rsidR="00D575FC" w:rsidRPr="00F83A68" w:rsidRDefault="006834BE" w:rsidP="00C53242">
      <w:pPr>
        <w:pStyle w:val="a5"/>
        <w:numPr>
          <w:ilvl w:val="0"/>
          <w:numId w:val="14"/>
        </w:numPr>
        <w:ind w:firstLineChars="0"/>
        <w:rPr>
          <w:rFonts w:ascii="FangSong" w:eastAsia="FangSong" w:hAnsi="FangSong"/>
          <w:sz w:val="28"/>
          <w:szCs w:val="28"/>
        </w:rPr>
      </w:pPr>
      <w:r w:rsidRPr="00F83A68">
        <w:rPr>
          <w:rFonts w:ascii="FangSong" w:eastAsia="FangSong" w:hAnsi="FangSong" w:hint="eastAsia"/>
          <w:sz w:val="28"/>
          <w:szCs w:val="28"/>
        </w:rPr>
        <w:t>设备信息管理列表一个用户只显示一条数据，历史抄表信息</w:t>
      </w:r>
      <w:r w:rsidRPr="00F83A68">
        <w:rPr>
          <w:rFonts w:ascii="FangSong" w:eastAsia="FangSong" w:hAnsi="FangSong"/>
          <w:sz w:val="28"/>
          <w:szCs w:val="28"/>
        </w:rPr>
        <w:t>把同一用户的抄表记录都按时间倒序，由上到下排列。</w:t>
      </w:r>
      <w:r w:rsidR="00D94D51" w:rsidRPr="00F83A68">
        <w:rPr>
          <w:rFonts w:ascii="FangSong" w:eastAsia="FangSong" w:hAnsi="FangSong" w:hint="eastAsia"/>
          <w:sz w:val="28"/>
          <w:szCs w:val="28"/>
        </w:rPr>
        <w:t>显示</w:t>
      </w:r>
      <w:r w:rsidRPr="00F83A68">
        <w:rPr>
          <w:rFonts w:ascii="FangSong" w:eastAsia="FangSong" w:hAnsi="FangSong"/>
          <w:sz w:val="28"/>
          <w:szCs w:val="28"/>
        </w:rPr>
        <w:t>完一个</w:t>
      </w:r>
      <w:r w:rsidRPr="00F83A68">
        <w:rPr>
          <w:rFonts w:ascii="FangSong" w:eastAsia="FangSong" w:hAnsi="FangSong" w:hint="eastAsia"/>
          <w:sz w:val="28"/>
          <w:szCs w:val="28"/>
        </w:rPr>
        <w:t>用户</w:t>
      </w:r>
      <w:r w:rsidRPr="00F83A68">
        <w:rPr>
          <w:rFonts w:ascii="FangSong" w:eastAsia="FangSong" w:hAnsi="FangSong"/>
          <w:sz w:val="28"/>
          <w:szCs w:val="28"/>
        </w:rPr>
        <w:t>再</w:t>
      </w:r>
      <w:r w:rsidR="00D94D51" w:rsidRPr="00F83A68">
        <w:rPr>
          <w:rFonts w:ascii="FangSong" w:eastAsia="FangSong" w:hAnsi="FangSong" w:hint="eastAsia"/>
          <w:sz w:val="28"/>
          <w:szCs w:val="28"/>
        </w:rPr>
        <w:t>显示</w:t>
      </w:r>
      <w:r w:rsidRPr="00F83A68">
        <w:rPr>
          <w:rFonts w:ascii="FangSong" w:eastAsia="FangSong" w:hAnsi="FangSong"/>
          <w:sz w:val="28"/>
          <w:szCs w:val="28"/>
        </w:rPr>
        <w:t>第二个用户</w:t>
      </w:r>
      <w:r w:rsidR="00D94D51" w:rsidRPr="00F83A68">
        <w:rPr>
          <w:rFonts w:ascii="FangSong" w:eastAsia="FangSong" w:hAnsi="FangSong" w:hint="eastAsia"/>
          <w:sz w:val="28"/>
          <w:szCs w:val="28"/>
        </w:rPr>
        <w:t>数据</w:t>
      </w:r>
      <w:r w:rsidRPr="00F83A68">
        <w:rPr>
          <w:rFonts w:ascii="FangSong" w:eastAsia="FangSong" w:hAnsi="FangSong"/>
          <w:sz w:val="28"/>
          <w:szCs w:val="28"/>
        </w:rPr>
        <w:t>。</w:t>
      </w:r>
    </w:p>
    <w:p w14:paraId="5C1C9AF1" w14:textId="20D0367C" w:rsidR="00F83A68" w:rsidRPr="00F83A68" w:rsidRDefault="00F83A68" w:rsidP="00C53242">
      <w:pPr>
        <w:pStyle w:val="a5"/>
        <w:numPr>
          <w:ilvl w:val="0"/>
          <w:numId w:val="14"/>
        </w:numPr>
        <w:ind w:firstLineChars="0"/>
        <w:rPr>
          <w:rFonts w:ascii="FangSong" w:eastAsia="FangSong" w:hAnsi="FangSong"/>
          <w:sz w:val="28"/>
          <w:szCs w:val="28"/>
        </w:rPr>
      </w:pPr>
      <w:r w:rsidRPr="00F83A68">
        <w:rPr>
          <w:rFonts w:ascii="FangSong" w:eastAsia="FangSong" w:hAnsi="FangSong" w:hint="eastAsia"/>
          <w:sz w:val="28"/>
          <w:szCs w:val="28"/>
        </w:rPr>
        <w:t>设备管理信息“最近回传时间”列对应历史抄表数据“回传时间”列。</w:t>
      </w:r>
    </w:p>
    <w:p w14:paraId="4FF0F4F4" w14:textId="51A551B0" w:rsidR="00F83A68" w:rsidRPr="00F83A68" w:rsidRDefault="00F83A68" w:rsidP="00C53242">
      <w:pPr>
        <w:pStyle w:val="a5"/>
        <w:numPr>
          <w:ilvl w:val="0"/>
          <w:numId w:val="14"/>
        </w:numPr>
        <w:ind w:firstLineChars="0"/>
        <w:rPr>
          <w:rFonts w:ascii="FangSong" w:eastAsia="FangSong" w:hAnsi="FangSong"/>
          <w:sz w:val="28"/>
          <w:szCs w:val="28"/>
        </w:rPr>
      </w:pPr>
      <w:r w:rsidRPr="00F83A68">
        <w:rPr>
          <w:rFonts w:ascii="FangSong" w:eastAsia="FangSong" w:hAnsi="FangSong" w:hint="eastAsia"/>
          <w:sz w:val="28"/>
          <w:szCs w:val="28"/>
        </w:rPr>
        <w:t>设备管理信息“最新读数”列对应历史抄表数据“读数”列。</w:t>
      </w:r>
    </w:p>
    <w:p w14:paraId="21D85492" w14:textId="49D19BFC" w:rsidR="00BA533A" w:rsidRDefault="00F83A68" w:rsidP="00C53242">
      <w:pPr>
        <w:pStyle w:val="a5"/>
        <w:widowControl/>
        <w:numPr>
          <w:ilvl w:val="0"/>
          <w:numId w:val="14"/>
        </w:numPr>
        <w:ind w:firstLineChars="0"/>
        <w:jc w:val="left"/>
        <w:rPr>
          <w:rFonts w:ascii="FangSong" w:eastAsia="FangSong" w:hAnsi="FangSong"/>
          <w:sz w:val="28"/>
          <w:szCs w:val="28"/>
        </w:rPr>
      </w:pPr>
      <w:r w:rsidRPr="00733294">
        <w:rPr>
          <w:rFonts w:ascii="FangSong" w:eastAsia="FangSong" w:hAnsi="FangSong" w:hint="eastAsia"/>
          <w:sz w:val="28"/>
          <w:szCs w:val="28"/>
        </w:rPr>
        <w:t>设备管理信息“最近图片”列对应历史抄表数据“抄表图片”列。</w:t>
      </w:r>
    </w:p>
    <w:p w14:paraId="234E1C19" w14:textId="0698ADEC" w:rsidR="006D09C2" w:rsidRPr="00733294" w:rsidRDefault="006D09C2" w:rsidP="00C53242">
      <w:pPr>
        <w:pStyle w:val="a5"/>
        <w:widowControl/>
        <w:numPr>
          <w:ilvl w:val="0"/>
          <w:numId w:val="14"/>
        </w:numPr>
        <w:ind w:firstLineChars="0"/>
        <w:jc w:val="left"/>
        <w:rPr>
          <w:rFonts w:ascii="FangSong" w:eastAsia="FangSong" w:hAnsi="FangSong"/>
          <w:sz w:val="28"/>
          <w:szCs w:val="28"/>
        </w:rPr>
      </w:pPr>
      <w:commentRangeStart w:id="43"/>
      <w:r w:rsidRPr="006D09C2">
        <w:rPr>
          <w:rFonts w:ascii="FangSong" w:eastAsia="FangSong" w:hAnsi="FangSong" w:hint="eastAsia"/>
          <w:sz w:val="28"/>
          <w:szCs w:val="28"/>
        </w:rPr>
        <w:t>增加“选择时间”功能，参见“用户用水明细”页中“选择时间”</w:t>
      </w:r>
      <w:r w:rsidRPr="006D09C2">
        <w:rPr>
          <w:rFonts w:ascii="FangSong" w:eastAsia="FangSong" w:hAnsi="FangSong"/>
          <w:sz w:val="28"/>
          <w:szCs w:val="28"/>
        </w:rPr>
        <w:t>。</w:t>
      </w:r>
      <w:commentRangeEnd w:id="43"/>
      <w:r w:rsidR="00706B5C">
        <w:rPr>
          <w:rStyle w:val="af0"/>
        </w:rPr>
        <w:commentReference w:id="43"/>
      </w:r>
    </w:p>
    <w:p w14:paraId="76C8A459" w14:textId="77777777" w:rsidR="001F5EDA" w:rsidRDefault="001F5EDA">
      <w:pPr>
        <w:widowControl/>
        <w:jc w:val="left"/>
      </w:pPr>
      <w:r>
        <w:br w:type="page"/>
      </w:r>
    </w:p>
    <w:p w14:paraId="61B87810" w14:textId="11B8BE99" w:rsidR="004D1182" w:rsidRDefault="004F7AB2" w:rsidP="00C53242">
      <w:pPr>
        <w:pStyle w:val="2"/>
        <w:numPr>
          <w:ilvl w:val="0"/>
          <w:numId w:val="1"/>
        </w:numPr>
        <w:rPr>
          <w:rFonts w:ascii="Microsoft YaHei" w:eastAsia="Microsoft YaHei" w:hAnsi="Microsoft YaHei"/>
        </w:rPr>
      </w:pPr>
      <w:bookmarkStart w:id="44" w:name="_Toc527611532"/>
      <w:r w:rsidRPr="00081C72">
        <w:rPr>
          <w:rFonts w:ascii="Microsoft YaHei" w:eastAsia="Microsoft YaHei" w:hAnsi="Microsoft YaHei" w:hint="eastAsia"/>
        </w:rPr>
        <w:lastRenderedPageBreak/>
        <w:t>统计管理</w:t>
      </w:r>
      <w:bookmarkEnd w:id="44"/>
    </w:p>
    <w:p w14:paraId="462F78DD" w14:textId="2D5CFC94" w:rsidR="00544DCC" w:rsidRDefault="00544DCC" w:rsidP="00C53242">
      <w:pPr>
        <w:pStyle w:val="3"/>
        <w:numPr>
          <w:ilvl w:val="0"/>
          <w:numId w:val="4"/>
        </w:numPr>
        <w:rPr>
          <w:rFonts w:ascii="Microsoft YaHei" w:eastAsia="Microsoft YaHei" w:hAnsi="Microsoft YaHei"/>
          <w:b w:val="0"/>
          <w:sz w:val="28"/>
          <w:szCs w:val="28"/>
        </w:rPr>
      </w:pPr>
      <w:bookmarkStart w:id="45" w:name="_Toc527611533"/>
      <w:r>
        <w:rPr>
          <w:rFonts w:ascii="Microsoft YaHei" w:eastAsia="Microsoft YaHei" w:hAnsi="Microsoft YaHei" w:hint="eastAsia"/>
          <w:b w:val="0"/>
          <w:sz w:val="28"/>
          <w:szCs w:val="28"/>
        </w:rPr>
        <w:t>用户用水明细</w:t>
      </w:r>
      <w:bookmarkEnd w:id="45"/>
    </w:p>
    <w:p w14:paraId="72276230" w14:textId="39FE7176" w:rsidR="00F51000" w:rsidRPr="00F51000" w:rsidRDefault="00F51000" w:rsidP="00C53242">
      <w:pPr>
        <w:pStyle w:val="3"/>
        <w:numPr>
          <w:ilvl w:val="0"/>
          <w:numId w:val="12"/>
        </w:numPr>
        <w:rPr>
          <w:rFonts w:ascii="Microsoft YaHei" w:eastAsia="Microsoft YaHei" w:hAnsi="Microsoft YaHei"/>
          <w:b w:val="0"/>
          <w:sz w:val="24"/>
          <w:szCs w:val="24"/>
        </w:rPr>
      </w:pPr>
      <w:bookmarkStart w:id="46" w:name="_Toc527611534"/>
      <w:r w:rsidRPr="00F51000">
        <w:rPr>
          <w:rFonts w:ascii="Microsoft YaHei" w:eastAsia="Microsoft YaHei" w:hAnsi="Microsoft YaHei" w:hint="eastAsia"/>
          <w:b w:val="0"/>
          <w:sz w:val="24"/>
          <w:szCs w:val="24"/>
        </w:rPr>
        <w:t>统计查询</w:t>
      </w:r>
      <w:bookmarkEnd w:id="46"/>
    </w:p>
    <w:p w14:paraId="6BEEC0EC" w14:textId="721E7E6C" w:rsidR="00F51000" w:rsidRDefault="00304D3A" w:rsidP="00AD0DB6">
      <w:pPr>
        <w:ind w:left="420" w:firstLine="420"/>
        <w:rPr>
          <w:rFonts w:ascii="FangSong" w:eastAsia="FangSong" w:hAnsi="FangSong"/>
          <w:sz w:val="28"/>
          <w:szCs w:val="28"/>
        </w:rPr>
      </w:pPr>
      <w:r>
        <w:rPr>
          <w:rFonts w:ascii="FangSong" w:eastAsia="FangSong" w:hAnsi="FangSong" w:hint="eastAsia"/>
          <w:sz w:val="28"/>
          <w:szCs w:val="28"/>
        </w:rPr>
        <w:t>能够通过筛选区域</w:t>
      </w:r>
      <w:r w:rsidR="00F51000" w:rsidRPr="00F51000">
        <w:rPr>
          <w:rFonts w:ascii="FangSong" w:eastAsia="FangSong" w:hAnsi="FangSong" w:hint="eastAsia"/>
          <w:sz w:val="28"/>
          <w:szCs w:val="28"/>
        </w:rPr>
        <w:t>、设备IMEI、起始时间</w:t>
      </w:r>
      <w:r>
        <w:rPr>
          <w:rFonts w:ascii="FangSong" w:eastAsia="FangSong" w:hAnsi="FangSong" w:hint="eastAsia"/>
          <w:sz w:val="28"/>
          <w:szCs w:val="28"/>
        </w:rPr>
        <w:t>段</w:t>
      </w:r>
      <w:r w:rsidR="00F51000" w:rsidRPr="00F51000">
        <w:rPr>
          <w:rFonts w:ascii="FangSong" w:eastAsia="FangSong" w:hAnsi="FangSong" w:hint="eastAsia"/>
          <w:sz w:val="28"/>
          <w:szCs w:val="28"/>
        </w:rPr>
        <w:t>进行条件查询</w:t>
      </w:r>
      <w:r>
        <w:rPr>
          <w:rFonts w:ascii="FangSong" w:eastAsia="FangSong" w:hAnsi="FangSong" w:hint="eastAsia"/>
          <w:sz w:val="28"/>
          <w:szCs w:val="28"/>
        </w:rPr>
        <w:t>用户水量统计图</w:t>
      </w:r>
      <w:r w:rsidR="00881C0D">
        <w:rPr>
          <w:rFonts w:ascii="FangSong" w:eastAsia="FangSong" w:hAnsi="FangSong" w:hint="eastAsia"/>
          <w:sz w:val="28"/>
          <w:szCs w:val="28"/>
        </w:rPr>
        <w:t>，统计结果可手动刷新，可导出为excel文件。</w:t>
      </w:r>
    </w:p>
    <w:p w14:paraId="25AA771F" w14:textId="3AC4C850" w:rsidR="00655D89" w:rsidRPr="00F51000" w:rsidRDefault="00455CAA" w:rsidP="00AD0DB6">
      <w:pPr>
        <w:ind w:left="420" w:firstLine="420"/>
        <w:rPr>
          <w:rFonts w:ascii="FangSong" w:eastAsia="FangSong" w:hAnsi="FangSong"/>
          <w:sz w:val="28"/>
          <w:szCs w:val="28"/>
        </w:rPr>
      </w:pPr>
      <w:r>
        <w:rPr>
          <w:rFonts w:ascii="FangSong" w:eastAsia="FangSong" w:hAnsi="FangSong" w:hint="eastAsia"/>
          <w:sz w:val="28"/>
          <w:szCs w:val="28"/>
        </w:rPr>
        <w:t>系统</w:t>
      </w:r>
      <w:r w:rsidR="00655D89">
        <w:rPr>
          <w:rFonts w:ascii="FangSong" w:eastAsia="FangSong" w:hAnsi="FangSong" w:hint="eastAsia"/>
          <w:sz w:val="28"/>
          <w:szCs w:val="28"/>
        </w:rPr>
        <w:t>默认填入时期为最近1年。</w:t>
      </w:r>
    </w:p>
    <w:p w14:paraId="416C16BE" w14:textId="3DC1F5A4" w:rsidR="00F51000" w:rsidRPr="00F51000" w:rsidRDefault="008069EF" w:rsidP="00C53242">
      <w:pPr>
        <w:pStyle w:val="3"/>
        <w:numPr>
          <w:ilvl w:val="0"/>
          <w:numId w:val="12"/>
        </w:numPr>
        <w:rPr>
          <w:rFonts w:ascii="Microsoft YaHei" w:eastAsia="Microsoft YaHei" w:hAnsi="Microsoft YaHei"/>
          <w:b w:val="0"/>
          <w:sz w:val="24"/>
          <w:szCs w:val="24"/>
        </w:rPr>
      </w:pPr>
      <w:bookmarkStart w:id="47" w:name="_Toc527611535"/>
      <w:r>
        <w:rPr>
          <w:rFonts w:ascii="Microsoft YaHei" w:eastAsia="Microsoft YaHei" w:hAnsi="Microsoft YaHei" w:hint="eastAsia"/>
          <w:b w:val="0"/>
          <w:sz w:val="24"/>
          <w:szCs w:val="24"/>
        </w:rPr>
        <w:t>用水量统计</w:t>
      </w:r>
      <w:bookmarkEnd w:id="47"/>
    </w:p>
    <w:p w14:paraId="6AB15E59" w14:textId="7D227F90" w:rsidR="00F51000" w:rsidRPr="00F51000" w:rsidRDefault="008069EF" w:rsidP="00AD0DB6">
      <w:pPr>
        <w:ind w:left="420" w:firstLine="420"/>
        <w:rPr>
          <w:rFonts w:ascii="FangSong" w:eastAsia="FangSong" w:hAnsi="FangSong"/>
          <w:sz w:val="28"/>
          <w:szCs w:val="28"/>
        </w:rPr>
      </w:pPr>
      <w:r>
        <w:rPr>
          <w:rFonts w:ascii="FangSong" w:eastAsia="FangSong" w:hAnsi="FangSong" w:hint="eastAsia"/>
          <w:sz w:val="28"/>
          <w:szCs w:val="28"/>
        </w:rPr>
        <w:t>包括</w:t>
      </w:r>
      <w:r w:rsidR="007A2532">
        <w:rPr>
          <w:rFonts w:ascii="FangSong" w:eastAsia="FangSong" w:hAnsi="FangSong" w:hint="eastAsia"/>
          <w:sz w:val="28"/>
          <w:szCs w:val="28"/>
        </w:rPr>
        <w:t>用户上月用水量、本月用水量、数据信息统计（记录条数、用水总量）。</w:t>
      </w:r>
    </w:p>
    <w:p w14:paraId="317D68AE" w14:textId="09228EBA" w:rsidR="00F51000" w:rsidRPr="00F51000" w:rsidRDefault="00E95420" w:rsidP="00C53242">
      <w:pPr>
        <w:pStyle w:val="3"/>
        <w:numPr>
          <w:ilvl w:val="0"/>
          <w:numId w:val="12"/>
        </w:numPr>
        <w:rPr>
          <w:rFonts w:ascii="Microsoft YaHei" w:eastAsia="Microsoft YaHei" w:hAnsi="Microsoft YaHei"/>
          <w:b w:val="0"/>
          <w:sz w:val="24"/>
          <w:szCs w:val="24"/>
        </w:rPr>
      </w:pPr>
      <w:bookmarkStart w:id="48" w:name="_Toc527611536"/>
      <w:r>
        <w:rPr>
          <w:rFonts w:ascii="Microsoft YaHei" w:eastAsia="Microsoft YaHei" w:hAnsi="Microsoft YaHei" w:hint="eastAsia"/>
          <w:b w:val="0"/>
          <w:sz w:val="24"/>
          <w:szCs w:val="24"/>
        </w:rPr>
        <w:t>水量走势图</w:t>
      </w:r>
      <w:bookmarkEnd w:id="48"/>
    </w:p>
    <w:p w14:paraId="518468CF" w14:textId="7BD61C67" w:rsidR="00544DCC" w:rsidRDefault="004D0AB3" w:rsidP="00694B32">
      <w:pPr>
        <w:spacing w:line="360" w:lineRule="auto"/>
        <w:ind w:firstLine="420"/>
        <w:rPr>
          <w:rFonts w:ascii="FangSong" w:eastAsia="FangSong" w:hAnsi="FangSong"/>
          <w:sz w:val="28"/>
          <w:szCs w:val="28"/>
        </w:rPr>
      </w:pPr>
      <w:r>
        <w:rPr>
          <w:rFonts w:ascii="FangSong" w:eastAsia="FangSong" w:hAnsi="FangSong" w:hint="eastAsia"/>
          <w:sz w:val="28"/>
          <w:szCs w:val="28"/>
        </w:rPr>
        <w:t>根据用户选择的查询指标，展示用户的水量走势图</w:t>
      </w:r>
      <w:r w:rsidR="006A473A">
        <w:rPr>
          <w:rFonts w:ascii="FangSong" w:eastAsia="FangSong" w:hAnsi="FangSong" w:hint="eastAsia"/>
          <w:sz w:val="28"/>
          <w:szCs w:val="28"/>
        </w:rPr>
        <w:t>，包括：</w:t>
      </w:r>
    </w:p>
    <w:p w14:paraId="4B78FEDC" w14:textId="4E1B566E" w:rsidR="006A473A" w:rsidRDefault="00FE10BF" w:rsidP="00C53242">
      <w:pPr>
        <w:pStyle w:val="a5"/>
        <w:numPr>
          <w:ilvl w:val="0"/>
          <w:numId w:val="15"/>
        </w:numPr>
        <w:spacing w:line="360" w:lineRule="auto"/>
        <w:ind w:firstLineChars="0"/>
        <w:rPr>
          <w:rFonts w:ascii="FangSong" w:eastAsia="FangSong" w:hAnsi="FangSong"/>
          <w:sz w:val="28"/>
          <w:szCs w:val="28"/>
        </w:rPr>
      </w:pPr>
      <w:r w:rsidRPr="00FE10BF">
        <w:rPr>
          <w:rFonts w:ascii="FangSong" w:eastAsia="FangSong" w:hAnsi="FangSong" w:hint="eastAsia"/>
          <w:sz w:val="28"/>
          <w:szCs w:val="28"/>
        </w:rPr>
        <w:t>月用水量走势图</w:t>
      </w:r>
    </w:p>
    <w:p w14:paraId="68423D69" w14:textId="22D9B51D" w:rsidR="007125A2" w:rsidRDefault="00295B69" w:rsidP="00694B32">
      <w:pPr>
        <w:spacing w:line="360" w:lineRule="auto"/>
        <w:ind w:left="420" w:firstLine="420"/>
        <w:rPr>
          <w:rFonts w:ascii="FangSong" w:eastAsia="FangSong" w:hAnsi="FangSong"/>
          <w:sz w:val="28"/>
          <w:szCs w:val="28"/>
        </w:rPr>
      </w:pPr>
      <w:r w:rsidRPr="00A7756B">
        <w:rPr>
          <w:rFonts w:ascii="FangSong" w:eastAsia="FangSong" w:hAnsi="FangSong" w:hint="eastAsia"/>
          <w:sz w:val="28"/>
          <w:szCs w:val="28"/>
        </w:rPr>
        <w:t>按月呈现选择的时间段内用户的用水</w:t>
      </w:r>
      <w:r w:rsidR="00A7756B">
        <w:rPr>
          <w:rFonts w:ascii="FangSong" w:eastAsia="FangSong" w:hAnsi="FangSong" w:hint="eastAsia"/>
          <w:sz w:val="28"/>
          <w:szCs w:val="28"/>
        </w:rPr>
        <w:t>走势</w:t>
      </w:r>
      <w:r w:rsidRPr="00A7756B">
        <w:rPr>
          <w:rFonts w:ascii="FangSong" w:eastAsia="FangSong" w:hAnsi="FangSong" w:hint="eastAsia"/>
          <w:sz w:val="28"/>
          <w:szCs w:val="28"/>
        </w:rPr>
        <w:t>，</w:t>
      </w:r>
      <w:r w:rsidR="00A7756B">
        <w:rPr>
          <w:rFonts w:ascii="FangSong" w:eastAsia="FangSong" w:hAnsi="FangSong" w:hint="eastAsia"/>
          <w:sz w:val="28"/>
          <w:szCs w:val="28"/>
        </w:rPr>
        <w:t>展示模式</w:t>
      </w:r>
      <w:r w:rsidRPr="00A7756B">
        <w:rPr>
          <w:rFonts w:ascii="FangSong" w:eastAsia="FangSong" w:hAnsi="FangSong" w:hint="eastAsia"/>
          <w:sz w:val="28"/>
          <w:szCs w:val="28"/>
        </w:rPr>
        <w:t>包括</w:t>
      </w:r>
      <w:r w:rsidR="00A7756B" w:rsidRPr="00A7756B">
        <w:rPr>
          <w:rFonts w:ascii="FangSong" w:eastAsia="FangSong" w:hAnsi="FangSong" w:hint="eastAsia"/>
          <w:sz w:val="28"/>
          <w:szCs w:val="28"/>
        </w:rPr>
        <w:t>折线图、柱状图</w:t>
      </w:r>
      <w:r w:rsidR="00A7756B">
        <w:rPr>
          <w:rFonts w:ascii="FangSong" w:eastAsia="FangSong" w:hAnsi="FangSong" w:hint="eastAsia"/>
          <w:sz w:val="28"/>
          <w:szCs w:val="28"/>
        </w:rPr>
        <w:t>、明细数据列表，用户可通过图标切换展示模式，默认为折线图。</w:t>
      </w:r>
    </w:p>
    <w:p w14:paraId="44E17524" w14:textId="64E11296" w:rsidR="00662559" w:rsidRDefault="00662559" w:rsidP="00694B32">
      <w:pPr>
        <w:spacing w:line="360" w:lineRule="auto"/>
        <w:ind w:left="420" w:firstLine="420"/>
        <w:rPr>
          <w:rFonts w:ascii="FangSong" w:eastAsia="FangSong" w:hAnsi="FangSong"/>
          <w:sz w:val="28"/>
          <w:szCs w:val="28"/>
        </w:rPr>
      </w:pPr>
      <w:r>
        <w:rPr>
          <w:rFonts w:ascii="FangSong" w:eastAsia="FangSong" w:hAnsi="FangSong" w:hint="eastAsia"/>
          <w:sz w:val="28"/>
          <w:szCs w:val="28"/>
        </w:rPr>
        <w:t>月用水量需要和上一年同时间</w:t>
      </w:r>
      <w:r w:rsidR="00C679DD">
        <w:rPr>
          <w:rFonts w:ascii="FangSong" w:eastAsia="FangSong" w:hAnsi="FangSong" w:hint="eastAsia"/>
          <w:sz w:val="28"/>
          <w:szCs w:val="28"/>
        </w:rPr>
        <w:t>数据</w:t>
      </w:r>
      <w:r>
        <w:rPr>
          <w:rFonts w:ascii="FangSong" w:eastAsia="FangSong" w:hAnsi="FangSong" w:hint="eastAsia"/>
          <w:sz w:val="28"/>
          <w:szCs w:val="28"/>
        </w:rPr>
        <w:t>进行对比，因此展现结果需要体现出上一年同周期对比数据。</w:t>
      </w:r>
    </w:p>
    <w:p w14:paraId="5E8F158D" w14:textId="2783B93D" w:rsidR="009019C2" w:rsidRPr="00A7756B" w:rsidRDefault="009019C2" w:rsidP="00694B32">
      <w:pPr>
        <w:spacing w:line="360" w:lineRule="auto"/>
        <w:ind w:left="420" w:firstLine="420"/>
        <w:rPr>
          <w:rFonts w:ascii="FangSong" w:eastAsia="FangSong" w:hAnsi="FangSong"/>
          <w:sz w:val="28"/>
          <w:szCs w:val="28"/>
        </w:rPr>
      </w:pPr>
      <w:r>
        <w:rPr>
          <w:rFonts w:ascii="FangSong" w:eastAsia="FangSong" w:hAnsi="FangSong" w:hint="eastAsia"/>
          <w:sz w:val="28"/>
          <w:szCs w:val="28"/>
        </w:rPr>
        <w:t>系统默认展示月用水量走势图。</w:t>
      </w:r>
    </w:p>
    <w:p w14:paraId="09CF9620" w14:textId="06E7FCE5" w:rsidR="00FE10BF" w:rsidRDefault="00FE10BF" w:rsidP="00C53242">
      <w:pPr>
        <w:pStyle w:val="a5"/>
        <w:numPr>
          <w:ilvl w:val="0"/>
          <w:numId w:val="15"/>
        </w:numPr>
        <w:spacing w:line="360" w:lineRule="auto"/>
        <w:ind w:firstLineChars="0"/>
        <w:rPr>
          <w:rFonts w:ascii="FangSong" w:eastAsia="FangSong" w:hAnsi="FangSong"/>
          <w:sz w:val="28"/>
          <w:szCs w:val="28"/>
        </w:rPr>
      </w:pPr>
      <w:r w:rsidRPr="00FE10BF">
        <w:rPr>
          <w:rFonts w:ascii="FangSong" w:eastAsia="FangSong" w:hAnsi="FangSong" w:hint="eastAsia"/>
          <w:sz w:val="28"/>
          <w:szCs w:val="28"/>
        </w:rPr>
        <w:t>年用水量走势图</w:t>
      </w:r>
    </w:p>
    <w:p w14:paraId="5C0F0DC3" w14:textId="488FC7C8" w:rsidR="007C3C93" w:rsidRPr="002E406F" w:rsidRDefault="00662559" w:rsidP="00694B32">
      <w:pPr>
        <w:spacing w:line="360" w:lineRule="auto"/>
        <w:ind w:left="420" w:firstLine="420"/>
        <w:rPr>
          <w:rFonts w:ascii="FangSong" w:eastAsia="FangSong" w:hAnsi="FangSong"/>
          <w:sz w:val="28"/>
          <w:szCs w:val="28"/>
        </w:rPr>
      </w:pPr>
      <w:r w:rsidRPr="00662559">
        <w:rPr>
          <w:rFonts w:ascii="FangSong" w:eastAsia="FangSong" w:hAnsi="FangSong" w:hint="eastAsia"/>
          <w:sz w:val="28"/>
          <w:szCs w:val="28"/>
        </w:rPr>
        <w:lastRenderedPageBreak/>
        <w:t>按</w:t>
      </w:r>
      <w:r>
        <w:rPr>
          <w:rFonts w:ascii="FangSong" w:eastAsia="FangSong" w:hAnsi="FangSong" w:hint="eastAsia"/>
          <w:sz w:val="28"/>
          <w:szCs w:val="28"/>
        </w:rPr>
        <w:t>年</w:t>
      </w:r>
      <w:r w:rsidRPr="00662559">
        <w:rPr>
          <w:rFonts w:ascii="FangSong" w:eastAsia="FangSong" w:hAnsi="FangSong" w:hint="eastAsia"/>
          <w:sz w:val="28"/>
          <w:szCs w:val="28"/>
        </w:rPr>
        <w:t>呈现选择的时间段内用户的用水走势，展示模式包括柱状图、明细数据列表，用户可通过图标切换展示模式，默认为</w:t>
      </w:r>
      <w:r>
        <w:rPr>
          <w:rFonts w:ascii="FangSong" w:eastAsia="FangSong" w:hAnsi="FangSong" w:hint="eastAsia"/>
          <w:sz w:val="28"/>
          <w:szCs w:val="28"/>
        </w:rPr>
        <w:t>柱状图</w:t>
      </w:r>
      <w:r w:rsidRPr="00662559">
        <w:rPr>
          <w:rFonts w:ascii="FangSong" w:eastAsia="FangSong" w:hAnsi="FangSong" w:hint="eastAsia"/>
          <w:sz w:val="28"/>
          <w:szCs w:val="28"/>
        </w:rPr>
        <w:t>图。</w:t>
      </w:r>
    </w:p>
    <w:p w14:paraId="254B5755" w14:textId="17353687" w:rsidR="00630A7E" w:rsidRDefault="00630A7E" w:rsidP="00C53242">
      <w:pPr>
        <w:pStyle w:val="3"/>
        <w:numPr>
          <w:ilvl w:val="0"/>
          <w:numId w:val="4"/>
        </w:numPr>
        <w:rPr>
          <w:rFonts w:ascii="Microsoft YaHei" w:eastAsia="Microsoft YaHei" w:hAnsi="Microsoft YaHei"/>
          <w:b w:val="0"/>
          <w:sz w:val="28"/>
          <w:szCs w:val="28"/>
        </w:rPr>
      </w:pPr>
      <w:bookmarkStart w:id="49" w:name="_Toc527611537"/>
      <w:r>
        <w:rPr>
          <w:rFonts w:ascii="Microsoft YaHei" w:eastAsia="Microsoft YaHei" w:hAnsi="Microsoft YaHei" w:hint="eastAsia"/>
          <w:b w:val="0"/>
          <w:sz w:val="28"/>
          <w:szCs w:val="28"/>
        </w:rPr>
        <w:t>总体运营管理</w:t>
      </w:r>
      <w:bookmarkEnd w:id="49"/>
    </w:p>
    <w:p w14:paraId="0451ED3A" w14:textId="678F8F09" w:rsidR="00727902" w:rsidRPr="001063F0" w:rsidRDefault="00A733F4" w:rsidP="001063F0">
      <w:pPr>
        <w:ind w:firstLine="420"/>
        <w:rPr>
          <w:rFonts w:ascii="FangSong" w:eastAsia="FangSong" w:hAnsi="FangSong"/>
          <w:sz w:val="28"/>
          <w:szCs w:val="28"/>
        </w:rPr>
      </w:pPr>
      <w:r w:rsidRPr="001063F0">
        <w:rPr>
          <w:rFonts w:ascii="FangSong" w:eastAsia="FangSong" w:hAnsi="FangSong" w:hint="eastAsia"/>
          <w:sz w:val="28"/>
          <w:szCs w:val="28"/>
        </w:rPr>
        <w:t>整体</w:t>
      </w:r>
      <w:r w:rsidR="001063F0" w:rsidRPr="001063F0">
        <w:rPr>
          <w:rFonts w:ascii="FangSong" w:eastAsia="FangSong" w:hAnsi="FangSong" w:hint="eastAsia"/>
          <w:sz w:val="28"/>
          <w:szCs w:val="28"/>
        </w:rPr>
        <w:t>运营管理功能和用户用水明细统计类似，不同之处在于：查询时需要选择区域、起始时间段。</w:t>
      </w:r>
      <w:r w:rsidR="00727902" w:rsidRPr="00727902">
        <w:rPr>
          <w:rFonts w:ascii="FangSong" w:eastAsia="FangSong" w:hAnsi="FangSong"/>
          <w:sz w:val="28"/>
          <w:szCs w:val="28"/>
        </w:rPr>
        <w:t>用户用水明细</w:t>
      </w:r>
      <w:r w:rsidR="002F38DE">
        <w:rPr>
          <w:rFonts w:ascii="FangSong" w:eastAsia="FangSong" w:hAnsi="FangSong"/>
          <w:sz w:val="28"/>
          <w:szCs w:val="28"/>
        </w:rPr>
        <w:t>必须精确到某一用户，</w:t>
      </w:r>
      <w:r w:rsidR="00727902" w:rsidRPr="00727902">
        <w:rPr>
          <w:rFonts w:ascii="FangSong" w:eastAsia="FangSong" w:hAnsi="FangSong"/>
          <w:sz w:val="28"/>
          <w:szCs w:val="28"/>
        </w:rPr>
        <w:t>总体运营管理为可以只选者区域（比如高新区），或者精确到小区。</w:t>
      </w:r>
    </w:p>
    <w:p w14:paraId="4AD22782" w14:textId="77777777" w:rsidR="00B35565" w:rsidRDefault="00B35565">
      <w:pPr>
        <w:widowControl/>
        <w:jc w:val="left"/>
      </w:pPr>
      <w:r>
        <w:br w:type="page"/>
      </w:r>
    </w:p>
    <w:p w14:paraId="4C2373BA" w14:textId="0379A5A1" w:rsidR="004D1182" w:rsidRDefault="00CC5B66" w:rsidP="00C53242">
      <w:pPr>
        <w:pStyle w:val="2"/>
        <w:numPr>
          <w:ilvl w:val="0"/>
          <w:numId w:val="1"/>
        </w:numPr>
        <w:rPr>
          <w:rFonts w:ascii="Microsoft YaHei" w:eastAsia="Microsoft YaHei" w:hAnsi="Microsoft YaHei"/>
        </w:rPr>
      </w:pPr>
      <w:bookmarkStart w:id="50" w:name="_Toc527611538"/>
      <w:r>
        <w:rPr>
          <w:rFonts w:ascii="Microsoft YaHei" w:eastAsia="Microsoft YaHei" w:hAnsi="Microsoft YaHei" w:hint="eastAsia"/>
        </w:rPr>
        <w:lastRenderedPageBreak/>
        <w:t>系统</w:t>
      </w:r>
      <w:r w:rsidR="004F7AB2" w:rsidRPr="00081C72">
        <w:rPr>
          <w:rFonts w:ascii="Microsoft YaHei" w:eastAsia="Microsoft YaHei" w:hAnsi="Microsoft YaHei" w:hint="eastAsia"/>
        </w:rPr>
        <w:t>管理</w:t>
      </w:r>
      <w:bookmarkEnd w:id="50"/>
    </w:p>
    <w:p w14:paraId="0ED04818" w14:textId="2AB700A5" w:rsidR="00D21576" w:rsidRPr="00D21576" w:rsidRDefault="00D21576" w:rsidP="00C53242">
      <w:pPr>
        <w:pStyle w:val="3"/>
        <w:numPr>
          <w:ilvl w:val="0"/>
          <w:numId w:val="5"/>
        </w:numPr>
        <w:rPr>
          <w:rFonts w:ascii="Microsoft YaHei" w:eastAsia="Microsoft YaHei" w:hAnsi="Microsoft YaHei"/>
          <w:b w:val="0"/>
          <w:sz w:val="28"/>
          <w:szCs w:val="28"/>
        </w:rPr>
      </w:pPr>
      <w:bookmarkStart w:id="51" w:name="_Toc527611539"/>
      <w:r w:rsidRPr="00D21576">
        <w:rPr>
          <w:rFonts w:ascii="Microsoft YaHei" w:eastAsia="Microsoft YaHei" w:hAnsi="Microsoft YaHei" w:hint="eastAsia"/>
          <w:b w:val="0"/>
          <w:sz w:val="28"/>
          <w:szCs w:val="28"/>
        </w:rPr>
        <w:t>角色管理</w:t>
      </w:r>
      <w:bookmarkEnd w:id="51"/>
    </w:p>
    <w:p w14:paraId="6C3D4B3A" w14:textId="1FAFA33F" w:rsidR="00BB7E05" w:rsidRPr="00D21576" w:rsidRDefault="00CA3A4B" w:rsidP="00C53242">
      <w:pPr>
        <w:pStyle w:val="3"/>
        <w:numPr>
          <w:ilvl w:val="0"/>
          <w:numId w:val="16"/>
        </w:numPr>
        <w:rPr>
          <w:rFonts w:ascii="Microsoft YaHei" w:eastAsia="Microsoft YaHei" w:hAnsi="Microsoft YaHei"/>
          <w:b w:val="0"/>
          <w:sz w:val="24"/>
          <w:szCs w:val="24"/>
        </w:rPr>
      </w:pPr>
      <w:bookmarkStart w:id="52" w:name="_Toc527611540"/>
      <w:r w:rsidRPr="00D21576">
        <w:rPr>
          <w:rFonts w:ascii="Microsoft YaHei" w:eastAsia="Microsoft YaHei" w:hAnsi="Microsoft YaHei" w:hint="eastAsia"/>
          <w:b w:val="0"/>
          <w:sz w:val="24"/>
          <w:szCs w:val="24"/>
        </w:rPr>
        <w:t>角色列表</w:t>
      </w:r>
      <w:bookmarkEnd w:id="52"/>
    </w:p>
    <w:p w14:paraId="0FB3537E" w14:textId="681233B7" w:rsidR="001015CB" w:rsidRPr="00A552C1" w:rsidRDefault="007A213F" w:rsidP="00DD6A6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展示系统中已</w:t>
      </w:r>
      <w:r w:rsidR="005D51C7" w:rsidRPr="00A552C1">
        <w:rPr>
          <w:rFonts w:ascii="FangSong" w:eastAsia="FangSong" w:hAnsi="FangSong" w:hint="eastAsia"/>
          <w:sz w:val="28"/>
          <w:szCs w:val="28"/>
        </w:rPr>
        <w:t>创建好的角色列表，主要字段包括角色名称、角色说明、相关操作</w:t>
      </w:r>
      <w:r w:rsidR="002F279C" w:rsidRPr="00A552C1">
        <w:rPr>
          <w:rFonts w:ascii="FangSong" w:eastAsia="FangSong" w:hAnsi="FangSong" w:hint="eastAsia"/>
          <w:sz w:val="28"/>
          <w:szCs w:val="28"/>
        </w:rPr>
        <w:t>，操作包括角色修改、删除角色</w:t>
      </w:r>
      <w:r w:rsidR="005D51C7" w:rsidRPr="00A552C1">
        <w:rPr>
          <w:rFonts w:ascii="FangSong" w:eastAsia="FangSong" w:hAnsi="FangSong" w:hint="eastAsia"/>
          <w:sz w:val="28"/>
          <w:szCs w:val="28"/>
        </w:rPr>
        <w:t>。</w:t>
      </w:r>
    </w:p>
    <w:p w14:paraId="6CB2A4CB" w14:textId="024429A2" w:rsidR="00CA3A4B" w:rsidRPr="00D21576" w:rsidRDefault="00CA3A4B" w:rsidP="00C53242">
      <w:pPr>
        <w:pStyle w:val="3"/>
        <w:numPr>
          <w:ilvl w:val="0"/>
          <w:numId w:val="16"/>
        </w:numPr>
        <w:rPr>
          <w:rFonts w:ascii="Microsoft YaHei" w:eastAsia="Microsoft YaHei" w:hAnsi="Microsoft YaHei"/>
          <w:b w:val="0"/>
          <w:sz w:val="24"/>
          <w:szCs w:val="24"/>
        </w:rPr>
      </w:pPr>
      <w:bookmarkStart w:id="53" w:name="_Toc527611541"/>
      <w:r w:rsidRPr="00D21576">
        <w:rPr>
          <w:rFonts w:ascii="Microsoft YaHei" w:eastAsia="Microsoft YaHei" w:hAnsi="Microsoft YaHei" w:hint="eastAsia"/>
          <w:b w:val="0"/>
          <w:sz w:val="24"/>
          <w:szCs w:val="24"/>
        </w:rPr>
        <w:t>角色创建</w:t>
      </w:r>
      <w:bookmarkEnd w:id="53"/>
    </w:p>
    <w:p w14:paraId="0131835E" w14:textId="4ED4E0F5" w:rsidR="001015CB" w:rsidRPr="00A552C1" w:rsidRDefault="000704FF"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只有超级管理员可以创建角色（系统在初始化时会自动创建超级管理员账户</w:t>
      </w:r>
      <w:r w:rsidR="00FE3822" w:rsidRPr="00A552C1">
        <w:rPr>
          <w:rFonts w:ascii="FangSong" w:eastAsia="FangSong" w:hAnsi="FangSong" w:hint="eastAsia"/>
          <w:sz w:val="28"/>
          <w:szCs w:val="28"/>
        </w:rPr>
        <w:t>，超级管理员默认具备所有系统权限</w:t>
      </w:r>
      <w:r w:rsidRPr="00A552C1">
        <w:rPr>
          <w:rFonts w:ascii="FangSong" w:eastAsia="FangSong" w:hAnsi="FangSong" w:hint="eastAsia"/>
          <w:sz w:val="28"/>
          <w:szCs w:val="28"/>
        </w:rPr>
        <w:t>）</w:t>
      </w:r>
      <w:r w:rsidR="00FE3822" w:rsidRPr="00A552C1">
        <w:rPr>
          <w:rFonts w:ascii="FangSong" w:eastAsia="FangSong" w:hAnsi="FangSong" w:hint="eastAsia"/>
          <w:sz w:val="28"/>
          <w:szCs w:val="28"/>
        </w:rPr>
        <w:t>。在创建角色时，超级管理员可以通过勾选的方式来配置角色权限</w:t>
      </w:r>
      <w:r w:rsidR="003252A0" w:rsidRPr="00A552C1">
        <w:rPr>
          <w:rFonts w:ascii="FangSong" w:eastAsia="FangSong" w:hAnsi="FangSong" w:hint="eastAsia"/>
          <w:sz w:val="28"/>
          <w:szCs w:val="28"/>
        </w:rPr>
        <w:t>，默认情况下，新建</w:t>
      </w:r>
      <w:r w:rsidR="00C330FD" w:rsidRPr="00A552C1">
        <w:rPr>
          <w:rFonts w:ascii="FangSong" w:eastAsia="FangSong" w:hAnsi="FangSong" w:hint="eastAsia"/>
          <w:sz w:val="28"/>
          <w:szCs w:val="28"/>
        </w:rPr>
        <w:t>角色</w:t>
      </w:r>
      <w:r w:rsidR="003252A0" w:rsidRPr="00A552C1">
        <w:rPr>
          <w:rFonts w:ascii="FangSong" w:eastAsia="FangSong" w:hAnsi="FangSong" w:hint="eastAsia"/>
          <w:sz w:val="28"/>
          <w:szCs w:val="28"/>
        </w:rPr>
        <w:t>只具备各项</w:t>
      </w:r>
      <w:r w:rsidR="006D7884" w:rsidRPr="00A552C1">
        <w:rPr>
          <w:rFonts w:ascii="FangSong" w:eastAsia="FangSong" w:hAnsi="FangSong" w:hint="eastAsia"/>
          <w:sz w:val="28"/>
          <w:szCs w:val="28"/>
        </w:rPr>
        <w:t>功能</w:t>
      </w:r>
      <w:r w:rsidR="003252A0" w:rsidRPr="00A552C1">
        <w:rPr>
          <w:rFonts w:ascii="FangSong" w:eastAsia="FangSong" w:hAnsi="FangSong" w:hint="eastAsia"/>
          <w:sz w:val="28"/>
          <w:szCs w:val="28"/>
        </w:rPr>
        <w:t>的查看权限。</w:t>
      </w:r>
    </w:p>
    <w:p w14:paraId="3DD8F97B" w14:textId="40B513AB" w:rsidR="00FE3822" w:rsidRPr="00A552C1" w:rsidRDefault="00FE3822"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角色权限主要包括后台管理系统中的全部操作，包括各项</w:t>
      </w:r>
      <w:r w:rsidR="003252A0" w:rsidRPr="00A552C1">
        <w:rPr>
          <w:rFonts w:ascii="FangSong" w:eastAsia="FangSong" w:hAnsi="FangSong" w:hint="eastAsia"/>
          <w:sz w:val="28"/>
          <w:szCs w:val="28"/>
        </w:rPr>
        <w:t>业务</w:t>
      </w:r>
      <w:r w:rsidRPr="00A552C1">
        <w:rPr>
          <w:rFonts w:ascii="FangSong" w:eastAsia="FangSong" w:hAnsi="FangSong" w:hint="eastAsia"/>
          <w:sz w:val="28"/>
          <w:szCs w:val="28"/>
        </w:rPr>
        <w:t>功能的增、删、改、查操作</w:t>
      </w:r>
      <w:r w:rsidR="002F279C" w:rsidRPr="00A552C1">
        <w:rPr>
          <w:rFonts w:ascii="FangSong" w:eastAsia="FangSong" w:hAnsi="FangSong" w:hint="eastAsia"/>
          <w:sz w:val="28"/>
          <w:szCs w:val="28"/>
        </w:rPr>
        <w:t>，包括：</w:t>
      </w:r>
    </w:p>
    <w:p w14:paraId="05C70FC8" w14:textId="1F658404" w:rsidR="002F279C" w:rsidRPr="00A552C1" w:rsidRDefault="005B40C9"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系统首页查看。</w:t>
      </w:r>
    </w:p>
    <w:p w14:paraId="22A497F0" w14:textId="02DB4F48" w:rsidR="005B40C9" w:rsidRPr="00A552C1" w:rsidRDefault="00BF6B10"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设备管理功能的查看、设备添加、设备修改、设备删除。</w:t>
      </w:r>
    </w:p>
    <w:p w14:paraId="327D3B46" w14:textId="7646961E" w:rsidR="00BF6B10" w:rsidRPr="00A552C1" w:rsidRDefault="00BF6B10"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区域管理功能的查看、区域添加、区域修改、区域删除。</w:t>
      </w:r>
    </w:p>
    <w:p w14:paraId="199EA5AD" w14:textId="162D2043" w:rsidR="00BF6B10" w:rsidRPr="00A552C1" w:rsidRDefault="00BF6B10"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角色管理功能的查看</w:t>
      </w:r>
    </w:p>
    <w:p w14:paraId="5C3B792A" w14:textId="4466ECEE" w:rsidR="00E66360" w:rsidRPr="00A552C1" w:rsidRDefault="00E66360" w:rsidP="00191280">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用户功能的查看、用户添加、用户修改、用户删除。</w:t>
      </w:r>
    </w:p>
    <w:p w14:paraId="2C54B80B" w14:textId="52815CA2" w:rsidR="00B9710C" w:rsidRPr="00B9710C" w:rsidRDefault="00E66360" w:rsidP="00B9710C">
      <w:pPr>
        <w:spacing w:line="360" w:lineRule="auto"/>
        <w:ind w:left="420" w:firstLine="420"/>
        <w:rPr>
          <w:rFonts w:ascii="FangSong" w:eastAsia="FangSong" w:hAnsi="FangSong"/>
          <w:sz w:val="28"/>
          <w:szCs w:val="28"/>
        </w:rPr>
      </w:pPr>
      <w:r w:rsidRPr="00A552C1">
        <w:rPr>
          <w:rFonts w:ascii="FangSong" w:eastAsia="FangSong" w:hAnsi="FangSong" w:hint="eastAsia"/>
          <w:sz w:val="28"/>
          <w:szCs w:val="28"/>
        </w:rPr>
        <w:t>日志管理功能的查看</w:t>
      </w:r>
      <w:r w:rsidR="00B9710C">
        <w:rPr>
          <w:rFonts w:ascii="FangSong" w:eastAsia="FangSong" w:hAnsi="FangSong" w:hint="eastAsia"/>
          <w:sz w:val="28"/>
          <w:szCs w:val="28"/>
        </w:rPr>
        <w:t>。</w:t>
      </w:r>
    </w:p>
    <w:p w14:paraId="49253B70" w14:textId="47CB8FFD" w:rsidR="00B9710C" w:rsidRPr="00B9710C" w:rsidRDefault="00B9710C" w:rsidP="00B9710C">
      <w:pPr>
        <w:spacing w:line="360" w:lineRule="auto"/>
        <w:ind w:left="420" w:firstLine="420"/>
        <w:rPr>
          <w:rFonts w:ascii="FangSong" w:eastAsia="FangSong" w:hAnsi="FangSong"/>
          <w:sz w:val="28"/>
          <w:szCs w:val="28"/>
        </w:rPr>
      </w:pPr>
      <w:r w:rsidRPr="00B9710C">
        <w:rPr>
          <w:rFonts w:ascii="FangSong" w:eastAsia="FangSong" w:hAnsi="FangSong" w:hint="eastAsia"/>
          <w:sz w:val="28"/>
          <w:szCs w:val="28"/>
        </w:rPr>
        <w:t>批量导入数据</w:t>
      </w:r>
      <w:r>
        <w:rPr>
          <w:rFonts w:ascii="FangSong" w:eastAsia="FangSong" w:hAnsi="FangSong" w:hint="eastAsia"/>
          <w:sz w:val="28"/>
          <w:szCs w:val="28"/>
        </w:rPr>
        <w:t>。</w:t>
      </w:r>
    </w:p>
    <w:p w14:paraId="34660F6E" w14:textId="675FAE48" w:rsidR="00B9710C" w:rsidRPr="00B9710C" w:rsidRDefault="00B9710C" w:rsidP="00B9710C">
      <w:pPr>
        <w:spacing w:line="360" w:lineRule="auto"/>
        <w:ind w:left="420" w:firstLine="420"/>
        <w:rPr>
          <w:rFonts w:ascii="FangSong" w:eastAsia="FangSong" w:hAnsi="FangSong"/>
          <w:sz w:val="28"/>
          <w:szCs w:val="28"/>
        </w:rPr>
      </w:pPr>
      <w:r w:rsidRPr="00B9710C">
        <w:rPr>
          <w:rFonts w:ascii="FangSong" w:eastAsia="FangSong" w:hAnsi="FangSong" w:hint="eastAsia"/>
          <w:sz w:val="28"/>
          <w:szCs w:val="28"/>
        </w:rPr>
        <w:t>查看用户手机号</w:t>
      </w:r>
      <w:r>
        <w:rPr>
          <w:rFonts w:ascii="FangSong" w:eastAsia="FangSong" w:hAnsi="FangSong" w:hint="eastAsia"/>
          <w:sz w:val="28"/>
          <w:szCs w:val="28"/>
        </w:rPr>
        <w:t>。</w:t>
      </w:r>
    </w:p>
    <w:p w14:paraId="4A6ABD56" w14:textId="5CADE409" w:rsidR="00B9710C" w:rsidRPr="00B9710C" w:rsidRDefault="00B9710C" w:rsidP="00B9710C">
      <w:pPr>
        <w:spacing w:line="360" w:lineRule="auto"/>
        <w:ind w:left="420" w:firstLine="420"/>
        <w:rPr>
          <w:rFonts w:ascii="FangSong" w:eastAsia="FangSong" w:hAnsi="FangSong"/>
          <w:sz w:val="28"/>
          <w:szCs w:val="28"/>
        </w:rPr>
      </w:pPr>
      <w:r w:rsidRPr="00B9710C">
        <w:rPr>
          <w:rFonts w:ascii="FangSong" w:eastAsia="FangSong" w:hAnsi="FangSong" w:hint="eastAsia"/>
          <w:sz w:val="28"/>
          <w:szCs w:val="28"/>
        </w:rPr>
        <w:lastRenderedPageBreak/>
        <w:t>数据导出</w:t>
      </w:r>
      <w:r>
        <w:rPr>
          <w:rFonts w:ascii="FangSong" w:eastAsia="FangSong" w:hAnsi="FangSong" w:hint="eastAsia"/>
          <w:sz w:val="28"/>
          <w:szCs w:val="28"/>
        </w:rPr>
        <w:t>。</w:t>
      </w:r>
    </w:p>
    <w:p w14:paraId="26126FB8" w14:textId="16120BFB" w:rsidR="00B9710C" w:rsidRPr="00A552C1" w:rsidRDefault="00B9710C" w:rsidP="00B9710C">
      <w:pPr>
        <w:spacing w:line="360" w:lineRule="auto"/>
        <w:ind w:left="420" w:firstLine="420"/>
        <w:rPr>
          <w:rFonts w:ascii="FangSong" w:eastAsia="FangSong" w:hAnsi="FangSong"/>
          <w:sz w:val="28"/>
          <w:szCs w:val="28"/>
        </w:rPr>
      </w:pPr>
      <w:r w:rsidRPr="00B9710C">
        <w:rPr>
          <w:rFonts w:ascii="FangSong" w:eastAsia="FangSong" w:hAnsi="FangSong" w:hint="eastAsia"/>
          <w:sz w:val="28"/>
          <w:szCs w:val="28"/>
        </w:rPr>
        <w:t>查看数据区域控制（比如：查看</w:t>
      </w:r>
      <w:r w:rsidRPr="00B9710C">
        <w:rPr>
          <w:rFonts w:ascii="FangSong" w:eastAsia="FangSong" w:hAnsi="FangSong"/>
          <w:sz w:val="28"/>
          <w:szCs w:val="28"/>
        </w:rPr>
        <w:t>xx区，xx小区）</w:t>
      </w:r>
      <w:r>
        <w:rPr>
          <w:rFonts w:ascii="FangSong" w:eastAsia="FangSong" w:hAnsi="FangSong" w:hint="eastAsia"/>
          <w:sz w:val="28"/>
          <w:szCs w:val="28"/>
        </w:rPr>
        <w:t>。</w:t>
      </w:r>
    </w:p>
    <w:p w14:paraId="0BFDDE82" w14:textId="34AF7406" w:rsidR="00CA3A4B" w:rsidRPr="00D21576" w:rsidRDefault="00CA3A4B" w:rsidP="00C53242">
      <w:pPr>
        <w:pStyle w:val="3"/>
        <w:numPr>
          <w:ilvl w:val="0"/>
          <w:numId w:val="16"/>
        </w:numPr>
        <w:rPr>
          <w:rFonts w:ascii="Microsoft YaHei" w:eastAsia="Microsoft YaHei" w:hAnsi="Microsoft YaHei"/>
          <w:b w:val="0"/>
          <w:sz w:val="24"/>
          <w:szCs w:val="24"/>
        </w:rPr>
      </w:pPr>
      <w:bookmarkStart w:id="54" w:name="_Toc527611542"/>
      <w:r w:rsidRPr="00D21576">
        <w:rPr>
          <w:rFonts w:ascii="Microsoft YaHei" w:eastAsia="Microsoft YaHei" w:hAnsi="Microsoft YaHei" w:hint="eastAsia"/>
          <w:b w:val="0"/>
          <w:sz w:val="24"/>
          <w:szCs w:val="24"/>
        </w:rPr>
        <w:t>角色修改</w:t>
      </w:r>
      <w:bookmarkEnd w:id="54"/>
    </w:p>
    <w:p w14:paraId="3F3CB275" w14:textId="218F8C66" w:rsidR="001015CB" w:rsidRPr="009610DD" w:rsidRDefault="00022A1A" w:rsidP="008E4200">
      <w:pPr>
        <w:spacing w:line="360" w:lineRule="auto"/>
        <w:ind w:left="420" w:firstLine="420"/>
        <w:rPr>
          <w:rFonts w:ascii="FangSong" w:eastAsia="FangSong" w:hAnsi="FangSong"/>
          <w:sz w:val="28"/>
          <w:szCs w:val="28"/>
        </w:rPr>
      </w:pPr>
      <w:r w:rsidRPr="009610DD">
        <w:rPr>
          <w:rFonts w:ascii="FangSong" w:eastAsia="FangSong" w:hAnsi="FangSong" w:hint="eastAsia"/>
          <w:sz w:val="28"/>
          <w:szCs w:val="28"/>
        </w:rPr>
        <w:t>只有超级管理员可以修改角色，角色的</w:t>
      </w:r>
      <w:r w:rsidR="00CF7B1B" w:rsidRPr="009610DD">
        <w:rPr>
          <w:rFonts w:ascii="FangSong" w:eastAsia="FangSong" w:hAnsi="FangSong" w:hint="eastAsia"/>
          <w:sz w:val="28"/>
          <w:szCs w:val="28"/>
        </w:rPr>
        <w:t>名称、描述、权限都可以进行修改。角色权限被修改后，</w:t>
      </w:r>
      <w:r w:rsidR="00C632C4" w:rsidRPr="009610DD">
        <w:rPr>
          <w:rFonts w:ascii="FangSong" w:eastAsia="FangSong" w:hAnsi="FangSong" w:hint="eastAsia"/>
          <w:sz w:val="28"/>
          <w:szCs w:val="28"/>
        </w:rPr>
        <w:t>和角色关联的管理员用户，以及该管理员用户创建的普通用户权限都需要</w:t>
      </w:r>
      <w:r w:rsidR="00566F6E" w:rsidRPr="009610DD">
        <w:rPr>
          <w:rFonts w:ascii="FangSong" w:eastAsia="FangSong" w:hAnsi="FangSong" w:hint="eastAsia"/>
          <w:sz w:val="28"/>
          <w:szCs w:val="28"/>
        </w:rPr>
        <w:t>相应变更。</w:t>
      </w:r>
    </w:p>
    <w:p w14:paraId="4A02E255" w14:textId="7FCC83EA" w:rsidR="00CA3A4B" w:rsidRPr="00D21576" w:rsidRDefault="00CA3A4B" w:rsidP="00C53242">
      <w:pPr>
        <w:pStyle w:val="3"/>
        <w:numPr>
          <w:ilvl w:val="0"/>
          <w:numId w:val="16"/>
        </w:numPr>
        <w:rPr>
          <w:rFonts w:ascii="Microsoft YaHei" w:eastAsia="Microsoft YaHei" w:hAnsi="Microsoft YaHei"/>
          <w:b w:val="0"/>
          <w:sz w:val="24"/>
          <w:szCs w:val="24"/>
        </w:rPr>
      </w:pPr>
      <w:bookmarkStart w:id="55" w:name="_Toc527611543"/>
      <w:r w:rsidRPr="00D21576">
        <w:rPr>
          <w:rFonts w:ascii="Microsoft YaHei" w:eastAsia="Microsoft YaHei" w:hAnsi="Microsoft YaHei" w:hint="eastAsia"/>
          <w:b w:val="0"/>
          <w:sz w:val="24"/>
          <w:szCs w:val="24"/>
        </w:rPr>
        <w:t>删除角色</w:t>
      </w:r>
      <w:bookmarkEnd w:id="55"/>
    </w:p>
    <w:p w14:paraId="08CABC07" w14:textId="5D7F42DC" w:rsidR="00145E4E" w:rsidRDefault="006C7107" w:rsidP="0069237D">
      <w:pPr>
        <w:spacing w:line="360" w:lineRule="auto"/>
        <w:ind w:left="420" w:firstLine="420"/>
      </w:pPr>
      <w:r w:rsidRPr="009610DD">
        <w:rPr>
          <w:rFonts w:ascii="FangSong" w:eastAsia="FangSong" w:hAnsi="FangSong" w:hint="eastAsia"/>
          <w:sz w:val="28"/>
          <w:szCs w:val="28"/>
        </w:rPr>
        <w:t>只有超级管理员用户可以删除角色，删除角色前需要二次确认。角色被删除后，与该角色相关的用户不再具备对应的权限。</w:t>
      </w:r>
    </w:p>
    <w:p w14:paraId="4109119B" w14:textId="5E98B378" w:rsidR="004D1182" w:rsidRPr="00251EE4" w:rsidRDefault="00251EE4" w:rsidP="00C53242">
      <w:pPr>
        <w:pStyle w:val="3"/>
        <w:numPr>
          <w:ilvl w:val="0"/>
          <w:numId w:val="5"/>
        </w:numPr>
        <w:rPr>
          <w:rFonts w:ascii="Microsoft YaHei" w:eastAsia="Microsoft YaHei" w:hAnsi="Microsoft YaHei"/>
          <w:b w:val="0"/>
          <w:sz w:val="28"/>
          <w:szCs w:val="28"/>
        </w:rPr>
      </w:pPr>
      <w:bookmarkStart w:id="56" w:name="_Toc527611544"/>
      <w:r w:rsidRPr="00251EE4">
        <w:rPr>
          <w:rFonts w:ascii="Microsoft YaHei" w:eastAsia="Microsoft YaHei" w:hAnsi="Microsoft YaHei" w:hint="eastAsia"/>
          <w:b w:val="0"/>
          <w:sz w:val="28"/>
          <w:szCs w:val="28"/>
        </w:rPr>
        <w:t>管理员</w:t>
      </w:r>
      <w:r w:rsidR="004F7AB2" w:rsidRPr="00251EE4">
        <w:rPr>
          <w:rFonts w:ascii="Microsoft YaHei" w:eastAsia="Microsoft YaHei" w:hAnsi="Microsoft YaHei" w:hint="eastAsia"/>
          <w:b w:val="0"/>
          <w:sz w:val="28"/>
          <w:szCs w:val="28"/>
        </w:rPr>
        <w:t>管理</w:t>
      </w:r>
      <w:bookmarkEnd w:id="56"/>
    </w:p>
    <w:p w14:paraId="66468B4D" w14:textId="464F5E91" w:rsidR="00293960" w:rsidRPr="00251EE4" w:rsidRDefault="00E538F2" w:rsidP="00C53242">
      <w:pPr>
        <w:pStyle w:val="3"/>
        <w:numPr>
          <w:ilvl w:val="0"/>
          <w:numId w:val="18"/>
        </w:numPr>
        <w:rPr>
          <w:rFonts w:ascii="Microsoft YaHei" w:eastAsia="Microsoft YaHei" w:hAnsi="Microsoft YaHei"/>
          <w:b w:val="0"/>
          <w:sz w:val="24"/>
          <w:szCs w:val="24"/>
        </w:rPr>
      </w:pPr>
      <w:bookmarkStart w:id="57" w:name="_Toc527611545"/>
      <w:r>
        <w:rPr>
          <w:rFonts w:ascii="Microsoft YaHei" w:eastAsia="Microsoft YaHei" w:hAnsi="Microsoft YaHei" w:hint="eastAsia"/>
          <w:b w:val="0"/>
          <w:sz w:val="24"/>
          <w:szCs w:val="24"/>
        </w:rPr>
        <w:t>管理员</w:t>
      </w:r>
      <w:r w:rsidR="005E2F5E" w:rsidRPr="00251EE4">
        <w:rPr>
          <w:rFonts w:ascii="Microsoft YaHei" w:eastAsia="Microsoft YaHei" w:hAnsi="Microsoft YaHei" w:hint="eastAsia"/>
          <w:b w:val="0"/>
          <w:sz w:val="24"/>
          <w:szCs w:val="24"/>
        </w:rPr>
        <w:t>列表</w:t>
      </w:r>
      <w:bookmarkEnd w:id="57"/>
    </w:p>
    <w:p w14:paraId="3BD441FE" w14:textId="7B311A74" w:rsidR="001B202C" w:rsidRPr="00E538F2" w:rsidRDefault="001B202C" w:rsidP="00E538F2">
      <w:pPr>
        <w:ind w:left="420" w:firstLine="420"/>
        <w:rPr>
          <w:rFonts w:ascii="FangSong" w:eastAsia="FangSong" w:hAnsi="FangSong"/>
          <w:sz w:val="28"/>
          <w:szCs w:val="28"/>
        </w:rPr>
      </w:pPr>
      <w:r w:rsidRPr="00E538F2">
        <w:rPr>
          <w:rFonts w:ascii="FangSong" w:eastAsia="FangSong" w:hAnsi="FangSong" w:hint="eastAsia"/>
          <w:sz w:val="28"/>
          <w:szCs w:val="28"/>
        </w:rPr>
        <w:t>展示系统中已创建好的用户列表，主要字段包括</w:t>
      </w:r>
      <w:r w:rsidR="002B3534" w:rsidRPr="002B3534">
        <w:rPr>
          <w:rFonts w:ascii="FangSong" w:eastAsia="FangSong" w:hAnsi="FangSong"/>
          <w:sz w:val="28"/>
          <w:szCs w:val="28"/>
        </w:rPr>
        <w:t>序号、登录名、员工号、所属角色、联系方式、备注、相关操作；相关操作包括权限控制、用户修改、删除用户、重置密码。</w:t>
      </w:r>
    </w:p>
    <w:p w14:paraId="3103987E" w14:textId="241B99DC" w:rsidR="005E2F5E" w:rsidRPr="00251EE4" w:rsidRDefault="00E538F2" w:rsidP="00C53242">
      <w:pPr>
        <w:pStyle w:val="3"/>
        <w:numPr>
          <w:ilvl w:val="0"/>
          <w:numId w:val="18"/>
        </w:numPr>
        <w:rPr>
          <w:rFonts w:ascii="Microsoft YaHei" w:eastAsia="Microsoft YaHei" w:hAnsi="Microsoft YaHei"/>
          <w:b w:val="0"/>
          <w:sz w:val="24"/>
          <w:szCs w:val="24"/>
        </w:rPr>
      </w:pPr>
      <w:bookmarkStart w:id="58" w:name="_Toc527611546"/>
      <w:r>
        <w:rPr>
          <w:rFonts w:ascii="Microsoft YaHei" w:eastAsia="Microsoft YaHei" w:hAnsi="Microsoft YaHei" w:hint="eastAsia"/>
          <w:b w:val="0"/>
          <w:sz w:val="24"/>
          <w:szCs w:val="24"/>
        </w:rPr>
        <w:t>管理员</w:t>
      </w:r>
      <w:r w:rsidR="005E2F5E" w:rsidRPr="00251EE4">
        <w:rPr>
          <w:rFonts w:ascii="Microsoft YaHei" w:eastAsia="Microsoft YaHei" w:hAnsi="Microsoft YaHei" w:hint="eastAsia"/>
          <w:b w:val="0"/>
          <w:sz w:val="24"/>
          <w:szCs w:val="24"/>
        </w:rPr>
        <w:t>新建</w:t>
      </w:r>
      <w:bookmarkEnd w:id="58"/>
    </w:p>
    <w:p w14:paraId="29DF1D8A" w14:textId="20B50991" w:rsidR="009E330D" w:rsidRPr="00E538F2" w:rsidRDefault="00204DB0" w:rsidP="00E538F2">
      <w:pPr>
        <w:ind w:left="420" w:firstLine="420"/>
        <w:rPr>
          <w:rFonts w:ascii="FangSong" w:eastAsia="FangSong" w:hAnsi="FangSong"/>
          <w:sz w:val="28"/>
          <w:szCs w:val="28"/>
        </w:rPr>
      </w:pPr>
      <w:r w:rsidRPr="00E538F2">
        <w:rPr>
          <w:rFonts w:ascii="FangSong" w:eastAsia="FangSong" w:hAnsi="FangSong" w:hint="eastAsia"/>
          <w:sz w:val="28"/>
          <w:szCs w:val="28"/>
        </w:rPr>
        <w:t>只有超级管理员和具备权限的普通管理员可以创建用户，创建用户时需要填入</w:t>
      </w:r>
      <w:r w:rsidR="00D72797" w:rsidRPr="00D72797">
        <w:rPr>
          <w:rFonts w:ascii="FangSong" w:eastAsia="FangSong" w:hAnsi="FangSong"/>
          <w:sz w:val="28"/>
          <w:szCs w:val="28"/>
        </w:rPr>
        <w:t>用户登陆名、用户名称、密码、员工号、联系方式、备注</w:t>
      </w:r>
      <w:r w:rsidRPr="00E538F2">
        <w:rPr>
          <w:rFonts w:ascii="FangSong" w:eastAsia="FangSong" w:hAnsi="FangSong" w:hint="eastAsia"/>
          <w:sz w:val="28"/>
          <w:szCs w:val="28"/>
        </w:rPr>
        <w:t>。此外，</w:t>
      </w:r>
      <w:r w:rsidR="00D42539" w:rsidRPr="00E538F2">
        <w:rPr>
          <w:rFonts w:ascii="FangSong" w:eastAsia="FangSong" w:hAnsi="FangSong" w:hint="eastAsia"/>
          <w:sz w:val="28"/>
          <w:szCs w:val="28"/>
        </w:rPr>
        <w:t>新建用户的权限继承自</w:t>
      </w:r>
      <w:r w:rsidR="00BD3831" w:rsidRPr="00E538F2">
        <w:rPr>
          <w:rFonts w:ascii="FangSong" w:eastAsia="FangSong" w:hAnsi="FangSong" w:hint="eastAsia"/>
          <w:sz w:val="28"/>
          <w:szCs w:val="28"/>
        </w:rPr>
        <w:t>创建者角色（创建用户</w:t>
      </w:r>
      <w:r w:rsidR="00BD3831" w:rsidRPr="00E538F2">
        <w:rPr>
          <w:rFonts w:ascii="FangSong" w:eastAsia="FangSong" w:hAnsi="FangSong" w:hint="eastAsia"/>
          <w:sz w:val="28"/>
          <w:szCs w:val="28"/>
        </w:rPr>
        <w:lastRenderedPageBreak/>
        <w:t>权限不可继承），用户创建者可以通过勾选方式打开或关闭用户的某些权限。</w:t>
      </w:r>
    </w:p>
    <w:p w14:paraId="13892070" w14:textId="77777777" w:rsidR="00E521A4" w:rsidRDefault="00E521A4" w:rsidP="00C53242">
      <w:pPr>
        <w:pStyle w:val="3"/>
        <w:numPr>
          <w:ilvl w:val="0"/>
          <w:numId w:val="18"/>
        </w:numPr>
        <w:rPr>
          <w:rFonts w:ascii="Microsoft YaHei" w:eastAsia="Microsoft YaHei" w:hAnsi="Microsoft YaHei"/>
          <w:b w:val="0"/>
          <w:sz w:val="24"/>
          <w:szCs w:val="24"/>
        </w:rPr>
      </w:pPr>
      <w:bookmarkStart w:id="59" w:name="_Toc527611547"/>
      <w:r w:rsidRPr="00D06F55">
        <w:rPr>
          <w:rFonts w:ascii="Microsoft YaHei" w:eastAsia="Microsoft YaHei" w:hAnsi="Microsoft YaHei" w:hint="eastAsia"/>
          <w:b w:val="0"/>
          <w:sz w:val="24"/>
          <w:szCs w:val="24"/>
        </w:rPr>
        <w:t>权限修改</w:t>
      </w:r>
      <w:bookmarkEnd w:id="59"/>
    </w:p>
    <w:p w14:paraId="20E530AD" w14:textId="478F9389" w:rsidR="00E521A4" w:rsidRPr="00E521A4" w:rsidRDefault="00E521A4" w:rsidP="00E521A4">
      <w:pPr>
        <w:ind w:left="420" w:firstLine="420"/>
      </w:pPr>
      <w:r w:rsidRPr="00E538F2">
        <w:rPr>
          <w:rFonts w:ascii="FangSong" w:eastAsia="FangSong" w:hAnsi="FangSong" w:hint="eastAsia"/>
          <w:sz w:val="28"/>
          <w:szCs w:val="28"/>
        </w:rPr>
        <w:t>只有超级管理员和用户创建者可以修改用户</w:t>
      </w:r>
      <w:r>
        <w:rPr>
          <w:rFonts w:ascii="FangSong" w:eastAsia="FangSong" w:hAnsi="FangSong" w:hint="eastAsia"/>
          <w:sz w:val="28"/>
          <w:szCs w:val="28"/>
        </w:rPr>
        <w:t>权限信息。</w:t>
      </w:r>
    </w:p>
    <w:p w14:paraId="5B785CED" w14:textId="7E21A9A5" w:rsidR="005E2F5E" w:rsidRPr="00251EE4" w:rsidRDefault="005E2F5E" w:rsidP="00C53242">
      <w:pPr>
        <w:pStyle w:val="3"/>
        <w:numPr>
          <w:ilvl w:val="0"/>
          <w:numId w:val="18"/>
        </w:numPr>
        <w:rPr>
          <w:rFonts w:ascii="Microsoft YaHei" w:eastAsia="Microsoft YaHei" w:hAnsi="Microsoft YaHei"/>
          <w:b w:val="0"/>
          <w:sz w:val="24"/>
          <w:szCs w:val="24"/>
        </w:rPr>
      </w:pPr>
      <w:bookmarkStart w:id="60" w:name="_Toc527611548"/>
      <w:r w:rsidRPr="00251EE4">
        <w:rPr>
          <w:rFonts w:ascii="Microsoft YaHei" w:eastAsia="Microsoft YaHei" w:hAnsi="Microsoft YaHei" w:hint="eastAsia"/>
          <w:b w:val="0"/>
          <w:sz w:val="24"/>
          <w:szCs w:val="24"/>
        </w:rPr>
        <w:t>用户修改</w:t>
      </w:r>
      <w:bookmarkEnd w:id="60"/>
    </w:p>
    <w:p w14:paraId="104081F8" w14:textId="24810E03" w:rsidR="009E330D" w:rsidRDefault="00663139" w:rsidP="00E538F2">
      <w:pPr>
        <w:ind w:left="420" w:firstLine="420"/>
        <w:rPr>
          <w:rFonts w:ascii="FangSong" w:eastAsia="FangSong" w:hAnsi="FangSong"/>
          <w:sz w:val="28"/>
          <w:szCs w:val="28"/>
        </w:rPr>
      </w:pPr>
      <w:r w:rsidRPr="00E538F2">
        <w:rPr>
          <w:rFonts w:ascii="FangSong" w:eastAsia="FangSong" w:hAnsi="FangSong" w:hint="eastAsia"/>
          <w:sz w:val="28"/>
          <w:szCs w:val="28"/>
        </w:rPr>
        <w:t>只有超级管理员和用户创建者可以修改用户信息。</w:t>
      </w:r>
      <w:r w:rsidR="002F5511" w:rsidRPr="00E538F2">
        <w:rPr>
          <w:rFonts w:ascii="FangSong" w:eastAsia="FangSong" w:hAnsi="FangSong" w:hint="eastAsia"/>
          <w:sz w:val="28"/>
          <w:szCs w:val="28"/>
        </w:rPr>
        <w:t>用户可修改的信息包括：</w:t>
      </w:r>
      <w:r w:rsidR="00175D82" w:rsidRPr="00175D82">
        <w:rPr>
          <w:rFonts w:ascii="FangSong" w:eastAsia="FangSong" w:hAnsi="FangSong"/>
          <w:sz w:val="28"/>
          <w:szCs w:val="28"/>
        </w:rPr>
        <w:t>用户登陆名、用户名称、密码、员工号、联系方式、备注</w:t>
      </w:r>
      <w:r w:rsidR="00C41377" w:rsidRPr="00E538F2">
        <w:rPr>
          <w:rFonts w:ascii="FangSong" w:eastAsia="FangSong" w:hAnsi="FangSong" w:hint="eastAsia"/>
          <w:sz w:val="28"/>
          <w:szCs w:val="28"/>
        </w:rPr>
        <w:t>。</w:t>
      </w:r>
    </w:p>
    <w:p w14:paraId="7AE29FC1" w14:textId="6317A606" w:rsidR="005E2F5E" w:rsidRPr="00251EE4" w:rsidRDefault="005E2F5E" w:rsidP="00C53242">
      <w:pPr>
        <w:pStyle w:val="3"/>
        <w:numPr>
          <w:ilvl w:val="0"/>
          <w:numId w:val="18"/>
        </w:numPr>
        <w:rPr>
          <w:rFonts w:ascii="Microsoft YaHei" w:eastAsia="Microsoft YaHei" w:hAnsi="Microsoft YaHei"/>
          <w:b w:val="0"/>
          <w:sz w:val="24"/>
          <w:szCs w:val="24"/>
        </w:rPr>
      </w:pPr>
      <w:bookmarkStart w:id="61" w:name="_Toc527611549"/>
      <w:r w:rsidRPr="00251EE4">
        <w:rPr>
          <w:rFonts w:ascii="Microsoft YaHei" w:eastAsia="Microsoft YaHei" w:hAnsi="Microsoft YaHei" w:hint="eastAsia"/>
          <w:b w:val="0"/>
          <w:sz w:val="24"/>
          <w:szCs w:val="24"/>
        </w:rPr>
        <w:t>删除用户</w:t>
      </w:r>
      <w:bookmarkEnd w:id="61"/>
    </w:p>
    <w:p w14:paraId="02A3C727" w14:textId="62B626CB" w:rsidR="00D9335B" w:rsidRDefault="009D50F5" w:rsidP="0069237D">
      <w:pPr>
        <w:ind w:left="420" w:firstLine="420"/>
        <w:rPr>
          <w:rFonts w:ascii="FangSong" w:eastAsia="FangSong" w:hAnsi="FangSong"/>
          <w:sz w:val="28"/>
          <w:szCs w:val="28"/>
        </w:rPr>
      </w:pPr>
      <w:r w:rsidRPr="00E538F2">
        <w:rPr>
          <w:rFonts w:ascii="FangSong" w:eastAsia="FangSong" w:hAnsi="FangSong" w:hint="eastAsia"/>
          <w:sz w:val="28"/>
          <w:szCs w:val="28"/>
        </w:rPr>
        <w:t>只有超级管理员和用户创建者可以删除用户，用户删除前需要二次确认。</w:t>
      </w:r>
    </w:p>
    <w:p w14:paraId="318E456B" w14:textId="28E8F509" w:rsidR="0069257C" w:rsidRDefault="0069257C" w:rsidP="00C53242">
      <w:pPr>
        <w:pStyle w:val="3"/>
        <w:numPr>
          <w:ilvl w:val="0"/>
          <w:numId w:val="18"/>
        </w:numPr>
        <w:rPr>
          <w:rFonts w:ascii="Microsoft YaHei" w:eastAsia="Microsoft YaHei" w:hAnsi="Microsoft YaHei"/>
          <w:b w:val="0"/>
          <w:sz w:val="24"/>
          <w:szCs w:val="24"/>
        </w:rPr>
      </w:pPr>
      <w:bookmarkStart w:id="62" w:name="_Toc527611550"/>
      <w:r w:rsidRPr="0069257C">
        <w:rPr>
          <w:rFonts w:ascii="Microsoft YaHei" w:eastAsia="Microsoft YaHei" w:hAnsi="Microsoft YaHei" w:hint="eastAsia"/>
          <w:b w:val="0"/>
          <w:sz w:val="24"/>
          <w:szCs w:val="24"/>
        </w:rPr>
        <w:t>修改密码</w:t>
      </w:r>
      <w:bookmarkEnd w:id="62"/>
    </w:p>
    <w:p w14:paraId="2B5CEEC1" w14:textId="14AC61FB" w:rsidR="0069257C" w:rsidRPr="0069257C" w:rsidRDefault="0069257C" w:rsidP="0069257C">
      <w:pPr>
        <w:ind w:left="420" w:firstLine="420"/>
      </w:pPr>
      <w:r w:rsidRPr="0069257C">
        <w:rPr>
          <w:rFonts w:ascii="FangSong" w:eastAsia="FangSong" w:hAnsi="FangSong" w:hint="eastAsia"/>
          <w:sz w:val="28"/>
          <w:szCs w:val="28"/>
        </w:rPr>
        <w:t>超级管理员和用户创建者可以修改用户密码，为用户重置一个新密码。</w:t>
      </w:r>
    </w:p>
    <w:p w14:paraId="08B96CB6" w14:textId="0E4AB16D" w:rsidR="004D1182" w:rsidRPr="00251EE4" w:rsidRDefault="004F7AB2" w:rsidP="00C53242">
      <w:pPr>
        <w:pStyle w:val="3"/>
        <w:numPr>
          <w:ilvl w:val="0"/>
          <w:numId w:val="5"/>
        </w:numPr>
        <w:rPr>
          <w:rFonts w:ascii="Microsoft YaHei" w:eastAsia="Microsoft YaHei" w:hAnsi="Microsoft YaHei"/>
          <w:b w:val="0"/>
          <w:sz w:val="28"/>
          <w:szCs w:val="28"/>
        </w:rPr>
      </w:pPr>
      <w:bookmarkStart w:id="63" w:name="_Toc527611551"/>
      <w:r w:rsidRPr="00251EE4">
        <w:rPr>
          <w:rFonts w:ascii="Microsoft YaHei" w:eastAsia="Microsoft YaHei" w:hAnsi="Microsoft YaHei" w:hint="eastAsia"/>
          <w:b w:val="0"/>
          <w:sz w:val="28"/>
          <w:szCs w:val="28"/>
        </w:rPr>
        <w:t>日志管理</w:t>
      </w:r>
      <w:r w:rsidR="0028726A" w:rsidRPr="00251EE4">
        <w:rPr>
          <w:rFonts w:ascii="Microsoft YaHei" w:eastAsia="Microsoft YaHei" w:hAnsi="Microsoft YaHei" w:hint="eastAsia"/>
          <w:b w:val="0"/>
          <w:sz w:val="28"/>
          <w:szCs w:val="28"/>
        </w:rPr>
        <w:t>信息管理</w:t>
      </w:r>
      <w:bookmarkEnd w:id="63"/>
    </w:p>
    <w:p w14:paraId="0AF88BBE" w14:textId="33D13198" w:rsidR="002E6302" w:rsidRPr="00251EE4" w:rsidRDefault="00D8712A" w:rsidP="00C53242">
      <w:pPr>
        <w:pStyle w:val="3"/>
        <w:numPr>
          <w:ilvl w:val="0"/>
          <w:numId w:val="17"/>
        </w:numPr>
        <w:rPr>
          <w:rFonts w:ascii="Microsoft YaHei" w:eastAsia="Microsoft YaHei" w:hAnsi="Microsoft YaHei"/>
          <w:b w:val="0"/>
          <w:sz w:val="24"/>
          <w:szCs w:val="24"/>
        </w:rPr>
      </w:pPr>
      <w:bookmarkStart w:id="64" w:name="_Toc527611552"/>
      <w:r w:rsidRPr="00251EE4">
        <w:rPr>
          <w:rFonts w:ascii="Microsoft YaHei" w:eastAsia="Microsoft YaHei" w:hAnsi="Microsoft YaHei" w:hint="eastAsia"/>
          <w:b w:val="0"/>
          <w:sz w:val="24"/>
          <w:szCs w:val="24"/>
        </w:rPr>
        <w:t>日志列表</w:t>
      </w:r>
      <w:bookmarkEnd w:id="64"/>
    </w:p>
    <w:p w14:paraId="41CE671F" w14:textId="0D5D5B3A" w:rsidR="004541C8" w:rsidRPr="000E7935" w:rsidRDefault="004541C8" w:rsidP="00191280">
      <w:pPr>
        <w:ind w:left="420" w:firstLine="420"/>
        <w:rPr>
          <w:rFonts w:ascii="FangSong" w:eastAsia="FangSong" w:hAnsi="FangSong"/>
          <w:sz w:val="28"/>
          <w:szCs w:val="28"/>
        </w:rPr>
      </w:pPr>
      <w:r w:rsidRPr="000E7935">
        <w:rPr>
          <w:rFonts w:ascii="FangSong" w:eastAsia="FangSong" w:hAnsi="FangSong" w:hint="eastAsia"/>
          <w:sz w:val="28"/>
          <w:szCs w:val="28"/>
        </w:rPr>
        <w:t>日志列表展示用户登陆抄表系统</w:t>
      </w:r>
      <w:r w:rsidR="0039791C">
        <w:rPr>
          <w:rFonts w:ascii="FangSong" w:eastAsia="FangSong" w:hAnsi="FangSong" w:hint="eastAsia"/>
          <w:sz w:val="28"/>
          <w:szCs w:val="28"/>
        </w:rPr>
        <w:t>后，执行的所有操作流水，主</w:t>
      </w:r>
      <w:r w:rsidR="0039791C">
        <w:rPr>
          <w:rFonts w:ascii="FangSong" w:eastAsia="FangSong" w:hAnsi="FangSong" w:hint="eastAsia"/>
          <w:sz w:val="28"/>
          <w:szCs w:val="28"/>
        </w:rPr>
        <w:lastRenderedPageBreak/>
        <w:t>要字段包括用户登陆名、操作详情</w:t>
      </w:r>
      <w:r w:rsidR="00E27CD9" w:rsidRPr="000E7935">
        <w:rPr>
          <w:rFonts w:ascii="FangSong" w:eastAsia="FangSong" w:hAnsi="FangSong" w:hint="eastAsia"/>
          <w:sz w:val="28"/>
          <w:szCs w:val="28"/>
        </w:rPr>
        <w:t>、用户IP、操作时间。</w:t>
      </w:r>
    </w:p>
    <w:p w14:paraId="5C0C6EB3" w14:textId="50C3721F" w:rsidR="00E27CD9" w:rsidRPr="000E7935" w:rsidRDefault="001F6E4E" w:rsidP="00191280">
      <w:pPr>
        <w:ind w:left="420" w:firstLine="420"/>
        <w:rPr>
          <w:rFonts w:ascii="FangSong" w:eastAsia="FangSong" w:hAnsi="FangSong"/>
          <w:sz w:val="28"/>
          <w:szCs w:val="28"/>
        </w:rPr>
      </w:pPr>
      <w:r>
        <w:rPr>
          <w:rFonts w:ascii="FangSong" w:eastAsia="FangSong" w:hAnsi="FangSong" w:hint="eastAsia"/>
          <w:sz w:val="28"/>
          <w:szCs w:val="28"/>
        </w:rPr>
        <w:t>操作详情</w:t>
      </w:r>
      <w:r w:rsidR="00E27CD9" w:rsidRPr="000E7935">
        <w:rPr>
          <w:rFonts w:ascii="FangSong" w:eastAsia="FangSong" w:hAnsi="FangSong" w:hint="eastAsia"/>
          <w:sz w:val="28"/>
          <w:szCs w:val="28"/>
        </w:rPr>
        <w:t>主要包括用户的登陆、登出以及系统各项功能的增加、修改、删除操作。</w:t>
      </w:r>
    </w:p>
    <w:p w14:paraId="32A961BD" w14:textId="47E6A8CB" w:rsidR="00D8712A" w:rsidRPr="00251EE4" w:rsidRDefault="00D8712A" w:rsidP="00C53242">
      <w:pPr>
        <w:pStyle w:val="3"/>
        <w:numPr>
          <w:ilvl w:val="0"/>
          <w:numId w:val="17"/>
        </w:numPr>
        <w:rPr>
          <w:rFonts w:ascii="Microsoft YaHei" w:eastAsia="Microsoft YaHei" w:hAnsi="Microsoft YaHei"/>
          <w:b w:val="0"/>
          <w:sz w:val="24"/>
          <w:szCs w:val="24"/>
        </w:rPr>
      </w:pPr>
      <w:bookmarkStart w:id="65" w:name="_Toc527611553"/>
      <w:r w:rsidRPr="00251EE4">
        <w:rPr>
          <w:rFonts w:ascii="Microsoft YaHei" w:eastAsia="Microsoft YaHei" w:hAnsi="Microsoft YaHei" w:hint="eastAsia"/>
          <w:b w:val="0"/>
          <w:sz w:val="24"/>
          <w:szCs w:val="24"/>
        </w:rPr>
        <w:t>日志查询</w:t>
      </w:r>
      <w:bookmarkEnd w:id="65"/>
    </w:p>
    <w:p w14:paraId="561ABA47" w14:textId="22C85B4E" w:rsidR="00D9335B" w:rsidRPr="000E7935" w:rsidRDefault="001A4AFB" w:rsidP="0069237D">
      <w:pPr>
        <w:ind w:left="420" w:firstLine="420"/>
        <w:rPr>
          <w:rFonts w:ascii="FangSong" w:eastAsia="FangSong" w:hAnsi="FangSong"/>
          <w:sz w:val="28"/>
          <w:szCs w:val="28"/>
        </w:rPr>
      </w:pPr>
      <w:r w:rsidRPr="000E7935">
        <w:rPr>
          <w:rFonts w:ascii="FangSong" w:eastAsia="FangSong" w:hAnsi="FangSong" w:hint="eastAsia"/>
          <w:sz w:val="28"/>
          <w:szCs w:val="28"/>
        </w:rPr>
        <w:t>用户操作日志需要支持按多关键字进行组合查询，查询关键字包括用户登陆名、</w:t>
      </w:r>
      <w:r w:rsidR="00A2152C" w:rsidRPr="000E7935">
        <w:rPr>
          <w:rFonts w:ascii="FangSong" w:eastAsia="FangSong" w:hAnsi="FangSong" w:hint="eastAsia"/>
          <w:sz w:val="28"/>
          <w:szCs w:val="28"/>
        </w:rPr>
        <w:t>用户IP。</w:t>
      </w:r>
    </w:p>
    <w:p w14:paraId="4DC9BDE9" w14:textId="1BC4FE7E" w:rsidR="004D1182" w:rsidRPr="0008692A" w:rsidRDefault="004F7AB2" w:rsidP="00C53242">
      <w:pPr>
        <w:pStyle w:val="3"/>
        <w:numPr>
          <w:ilvl w:val="0"/>
          <w:numId w:val="5"/>
        </w:numPr>
        <w:rPr>
          <w:rFonts w:ascii="Microsoft YaHei" w:eastAsia="Microsoft YaHei" w:hAnsi="Microsoft YaHei"/>
          <w:b w:val="0"/>
          <w:sz w:val="28"/>
          <w:szCs w:val="28"/>
        </w:rPr>
      </w:pPr>
      <w:bookmarkStart w:id="66" w:name="_Toc527611554"/>
      <w:r w:rsidRPr="0008692A">
        <w:rPr>
          <w:rFonts w:ascii="Microsoft YaHei" w:eastAsia="Microsoft YaHei" w:hAnsi="Microsoft YaHei" w:hint="eastAsia"/>
          <w:b w:val="0"/>
          <w:sz w:val="28"/>
          <w:szCs w:val="28"/>
        </w:rPr>
        <w:t>密码管理</w:t>
      </w:r>
      <w:bookmarkEnd w:id="66"/>
    </w:p>
    <w:p w14:paraId="047D3A04" w14:textId="52725B8C" w:rsidR="004C0953" w:rsidRPr="0008692A" w:rsidRDefault="004C0953" w:rsidP="00C53242">
      <w:pPr>
        <w:pStyle w:val="3"/>
        <w:numPr>
          <w:ilvl w:val="0"/>
          <w:numId w:val="19"/>
        </w:numPr>
        <w:rPr>
          <w:rFonts w:ascii="Microsoft YaHei" w:eastAsia="Microsoft YaHei" w:hAnsi="Microsoft YaHei"/>
          <w:b w:val="0"/>
          <w:sz w:val="24"/>
          <w:szCs w:val="24"/>
        </w:rPr>
      </w:pPr>
      <w:bookmarkStart w:id="67" w:name="_Toc527611555"/>
      <w:r w:rsidRPr="0008692A">
        <w:rPr>
          <w:rFonts w:ascii="Microsoft YaHei" w:eastAsia="Microsoft YaHei" w:hAnsi="Microsoft YaHei" w:hint="eastAsia"/>
          <w:b w:val="0"/>
          <w:sz w:val="24"/>
          <w:szCs w:val="24"/>
        </w:rPr>
        <w:t>登陆密码修改</w:t>
      </w:r>
      <w:bookmarkEnd w:id="67"/>
    </w:p>
    <w:p w14:paraId="0D7B355C" w14:textId="09EDFD75" w:rsidR="00BB6071" w:rsidRPr="00BC55ED" w:rsidRDefault="00186571" w:rsidP="00191280">
      <w:pPr>
        <w:ind w:left="420" w:firstLine="420"/>
        <w:rPr>
          <w:rFonts w:ascii="FangSong" w:eastAsia="FangSong" w:hAnsi="FangSong"/>
          <w:sz w:val="28"/>
          <w:szCs w:val="28"/>
        </w:rPr>
      </w:pPr>
      <w:r w:rsidRPr="00BC55ED">
        <w:rPr>
          <w:rFonts w:ascii="FangSong" w:eastAsia="FangSong" w:hAnsi="FangSong" w:hint="eastAsia"/>
          <w:sz w:val="28"/>
          <w:szCs w:val="28"/>
        </w:rPr>
        <w:t>所有</w:t>
      </w:r>
      <w:r w:rsidR="00B24DF8" w:rsidRPr="00BC55ED">
        <w:rPr>
          <w:rFonts w:ascii="FangSong" w:eastAsia="FangSong" w:hAnsi="FangSong" w:hint="eastAsia"/>
          <w:sz w:val="28"/>
          <w:szCs w:val="28"/>
        </w:rPr>
        <w:t>的</w:t>
      </w:r>
      <w:r w:rsidRPr="00BC55ED">
        <w:rPr>
          <w:rFonts w:ascii="FangSong" w:eastAsia="FangSong" w:hAnsi="FangSong" w:hint="eastAsia"/>
          <w:sz w:val="28"/>
          <w:szCs w:val="28"/>
        </w:rPr>
        <w:t>用户都可以执行密码修改操作，在修改密码前，需要用户输入当前密码进行验证。</w:t>
      </w:r>
    </w:p>
    <w:p w14:paraId="1C1C6F7E" w14:textId="35AE362F" w:rsidR="00186571" w:rsidRPr="00186571" w:rsidRDefault="00BB6071" w:rsidP="00BB6071">
      <w:pPr>
        <w:widowControl/>
        <w:jc w:val="left"/>
      </w:pPr>
      <w:r>
        <w:br w:type="page"/>
      </w:r>
    </w:p>
    <w:p w14:paraId="3CC78B41" w14:textId="2804F524" w:rsidR="005122F8" w:rsidRDefault="00CB6ABC" w:rsidP="00C53242">
      <w:pPr>
        <w:pStyle w:val="2"/>
        <w:numPr>
          <w:ilvl w:val="0"/>
          <w:numId w:val="1"/>
        </w:numPr>
        <w:rPr>
          <w:rFonts w:ascii="Microsoft YaHei" w:eastAsia="Microsoft YaHei" w:hAnsi="Microsoft YaHei"/>
        </w:rPr>
      </w:pPr>
      <w:bookmarkStart w:id="68" w:name="_Toc527611556"/>
      <w:r>
        <w:rPr>
          <w:rFonts w:ascii="Microsoft YaHei" w:eastAsia="Microsoft YaHei" w:hAnsi="Microsoft YaHei" w:hint="eastAsia"/>
        </w:rPr>
        <w:lastRenderedPageBreak/>
        <w:t>地图模式</w:t>
      </w:r>
      <w:bookmarkEnd w:id="68"/>
    </w:p>
    <w:p w14:paraId="5285EB9D" w14:textId="77777777" w:rsidR="008E20E2" w:rsidRDefault="008E20E2" w:rsidP="008E20E2">
      <w:pPr>
        <w:widowControl/>
        <w:spacing w:line="360" w:lineRule="auto"/>
        <w:ind w:left="420"/>
        <w:jc w:val="left"/>
        <w:rPr>
          <w:rFonts w:ascii="FangSong" w:eastAsia="FangSong" w:hAnsi="FangSong"/>
          <w:sz w:val="28"/>
          <w:szCs w:val="28"/>
        </w:rPr>
      </w:pPr>
      <w:r w:rsidRPr="008E20E2">
        <w:rPr>
          <w:rFonts w:ascii="FangSong" w:eastAsia="FangSong" w:hAnsi="FangSong" w:hint="eastAsia"/>
          <w:sz w:val="28"/>
          <w:szCs w:val="28"/>
        </w:rPr>
        <w:t>地图模式主要方便用户快速跳转到指定小区，包含如下功能：</w:t>
      </w:r>
    </w:p>
    <w:p w14:paraId="1B9C9594" w14:textId="448DF103" w:rsidR="00BD2D40" w:rsidRPr="00943CEC" w:rsidRDefault="00BD2D40" w:rsidP="00C53242">
      <w:pPr>
        <w:pStyle w:val="a5"/>
        <w:widowControl/>
        <w:numPr>
          <w:ilvl w:val="0"/>
          <w:numId w:val="20"/>
        </w:numPr>
        <w:spacing w:beforeLines="50" w:before="156" w:afterLines="50" w:after="156" w:line="360" w:lineRule="auto"/>
        <w:ind w:left="902" w:firstLineChars="0" w:hanging="482"/>
        <w:jc w:val="left"/>
        <w:rPr>
          <w:rFonts w:ascii="FangSong" w:eastAsia="FangSong" w:hAnsi="FangSong"/>
          <w:sz w:val="28"/>
          <w:szCs w:val="28"/>
        </w:rPr>
      </w:pPr>
      <w:r w:rsidRPr="00943CEC">
        <w:rPr>
          <w:rFonts w:ascii="FangSong" w:eastAsia="FangSong" w:hAnsi="FangSong" w:hint="eastAsia"/>
          <w:sz w:val="28"/>
          <w:szCs w:val="28"/>
        </w:rPr>
        <w:t>能够在地图上标注出</w:t>
      </w:r>
      <w:r w:rsidR="00583110" w:rsidRPr="00943CEC">
        <w:rPr>
          <w:rFonts w:ascii="FangSong" w:eastAsia="FangSong" w:hAnsi="FangSong" w:hint="eastAsia"/>
          <w:sz w:val="28"/>
          <w:szCs w:val="28"/>
        </w:rPr>
        <w:t>区域管理中的所有小区位置。</w:t>
      </w:r>
    </w:p>
    <w:p w14:paraId="4F59671D" w14:textId="27FE9C51" w:rsidR="00583110" w:rsidRPr="00943CEC" w:rsidRDefault="00583110" w:rsidP="00C53242">
      <w:pPr>
        <w:pStyle w:val="a5"/>
        <w:widowControl/>
        <w:numPr>
          <w:ilvl w:val="0"/>
          <w:numId w:val="20"/>
        </w:numPr>
        <w:spacing w:beforeLines="50" w:before="156" w:afterLines="50" w:after="156" w:line="360" w:lineRule="auto"/>
        <w:ind w:left="902" w:firstLineChars="0" w:hanging="482"/>
        <w:jc w:val="left"/>
        <w:rPr>
          <w:rFonts w:ascii="FangSong" w:eastAsia="FangSong" w:hAnsi="FangSong"/>
          <w:sz w:val="28"/>
          <w:szCs w:val="28"/>
        </w:rPr>
      </w:pPr>
      <w:r w:rsidRPr="00943CEC">
        <w:rPr>
          <w:rFonts w:ascii="FangSong" w:eastAsia="FangSong" w:hAnsi="FangSong" w:hint="eastAsia"/>
          <w:sz w:val="28"/>
          <w:szCs w:val="28"/>
        </w:rPr>
        <w:t>用户可选择城区和小区，地图自动将指定小区定位到屏幕中央。</w:t>
      </w:r>
    </w:p>
    <w:p w14:paraId="3801614D" w14:textId="16CEF350" w:rsidR="00583110" w:rsidRPr="00943CEC" w:rsidRDefault="00583110" w:rsidP="00C53242">
      <w:pPr>
        <w:pStyle w:val="a5"/>
        <w:widowControl/>
        <w:numPr>
          <w:ilvl w:val="0"/>
          <w:numId w:val="20"/>
        </w:numPr>
        <w:spacing w:beforeLines="50" w:before="156" w:afterLines="50" w:after="156" w:line="360" w:lineRule="auto"/>
        <w:ind w:left="902" w:firstLineChars="0" w:hanging="482"/>
        <w:jc w:val="left"/>
        <w:rPr>
          <w:rFonts w:ascii="FangSong" w:eastAsia="FangSong" w:hAnsi="FangSong"/>
          <w:sz w:val="28"/>
          <w:szCs w:val="28"/>
        </w:rPr>
      </w:pPr>
      <w:r w:rsidRPr="00943CEC">
        <w:rPr>
          <w:rFonts w:ascii="FangSong" w:eastAsia="FangSong" w:hAnsi="FangSong" w:hint="eastAsia"/>
          <w:sz w:val="28"/>
          <w:szCs w:val="28"/>
        </w:rPr>
        <w:t>用户点击小区图标后，页面自动跳转到统计管理-总体运营管理统计页面，自动填入点击的小区信息。</w:t>
      </w:r>
    </w:p>
    <w:p w14:paraId="4E058361" w14:textId="2825DB43" w:rsidR="00583110" w:rsidRPr="00943CEC" w:rsidRDefault="00583110" w:rsidP="00C53242">
      <w:pPr>
        <w:pStyle w:val="a5"/>
        <w:widowControl/>
        <w:numPr>
          <w:ilvl w:val="0"/>
          <w:numId w:val="20"/>
        </w:numPr>
        <w:spacing w:beforeLines="50" w:before="156" w:afterLines="50" w:after="156" w:line="360" w:lineRule="auto"/>
        <w:ind w:left="902" w:firstLineChars="0" w:hanging="482"/>
        <w:jc w:val="left"/>
        <w:rPr>
          <w:rFonts w:ascii="FangSong" w:eastAsia="FangSong" w:hAnsi="FangSong"/>
          <w:sz w:val="28"/>
          <w:szCs w:val="28"/>
        </w:rPr>
      </w:pPr>
      <w:r w:rsidRPr="00943CEC">
        <w:rPr>
          <w:rFonts w:ascii="FangSong" w:eastAsia="FangSong" w:hAnsi="FangSong" w:hint="eastAsia"/>
          <w:sz w:val="28"/>
          <w:szCs w:val="28"/>
        </w:rPr>
        <w:t>在中文环境下支持百度地图，在英文环境下支持谷歌地图。</w:t>
      </w:r>
    </w:p>
    <w:p w14:paraId="158A401E" w14:textId="76ACC664" w:rsidR="00CB6ABC" w:rsidRPr="00CB6ABC" w:rsidRDefault="00CB6ABC" w:rsidP="00BA7D1F">
      <w:pPr>
        <w:widowControl/>
        <w:ind w:left="420"/>
        <w:jc w:val="left"/>
      </w:pPr>
      <w:r>
        <w:br w:type="page"/>
      </w:r>
    </w:p>
    <w:p w14:paraId="6540BE64" w14:textId="77777777" w:rsidR="00BB6071" w:rsidRDefault="00BB6071" w:rsidP="00C53242">
      <w:pPr>
        <w:pStyle w:val="2"/>
        <w:numPr>
          <w:ilvl w:val="0"/>
          <w:numId w:val="1"/>
        </w:numPr>
        <w:rPr>
          <w:rFonts w:ascii="Microsoft YaHei" w:eastAsia="Microsoft YaHei" w:hAnsi="Microsoft YaHei"/>
        </w:rPr>
      </w:pPr>
      <w:bookmarkStart w:id="69" w:name="_Toc527611557"/>
      <w:r w:rsidRPr="00081C72">
        <w:rPr>
          <w:rFonts w:ascii="Microsoft YaHei" w:eastAsia="Microsoft YaHei" w:hAnsi="Microsoft YaHei" w:hint="eastAsia"/>
        </w:rPr>
        <w:lastRenderedPageBreak/>
        <w:t>区域管理</w:t>
      </w:r>
      <w:bookmarkEnd w:id="69"/>
    </w:p>
    <w:p w14:paraId="7FD4FEA1" w14:textId="4BE87D64" w:rsidR="00BB6071" w:rsidRDefault="0080545E" w:rsidP="00C53242">
      <w:pPr>
        <w:pStyle w:val="3"/>
        <w:numPr>
          <w:ilvl w:val="0"/>
          <w:numId w:val="21"/>
        </w:numPr>
        <w:rPr>
          <w:rFonts w:ascii="Microsoft YaHei" w:eastAsia="Microsoft YaHei" w:hAnsi="Microsoft YaHei"/>
          <w:b w:val="0"/>
          <w:sz w:val="28"/>
          <w:szCs w:val="28"/>
        </w:rPr>
      </w:pPr>
      <w:bookmarkStart w:id="70" w:name="_Toc527611558"/>
      <w:r w:rsidRPr="00313F1A">
        <w:rPr>
          <w:rFonts w:ascii="Microsoft YaHei" w:eastAsia="Microsoft YaHei" w:hAnsi="Microsoft YaHei" w:hint="eastAsia"/>
          <w:b w:val="0"/>
          <w:sz w:val="28"/>
          <w:szCs w:val="28"/>
        </w:rPr>
        <w:t>区域列表</w:t>
      </w:r>
      <w:bookmarkEnd w:id="70"/>
    </w:p>
    <w:p w14:paraId="11CB05C5" w14:textId="5F01F230" w:rsidR="00B42336" w:rsidRPr="00B42336" w:rsidRDefault="00276986" w:rsidP="006B4D10">
      <w:pPr>
        <w:spacing w:line="360" w:lineRule="auto"/>
        <w:ind w:firstLine="420"/>
      </w:pPr>
      <w:r w:rsidRPr="00276986">
        <w:rPr>
          <w:rFonts w:ascii="FangSong" w:eastAsia="FangSong" w:hAnsi="FangSong" w:hint="eastAsia"/>
          <w:sz w:val="28"/>
          <w:szCs w:val="28"/>
        </w:rPr>
        <w:t>展示系统中已创建好的角色列表，主要字段包括</w:t>
      </w:r>
      <w:r>
        <w:rPr>
          <w:rFonts w:ascii="FangSong" w:eastAsia="FangSong" w:hAnsi="FangSong" w:hint="eastAsia"/>
          <w:sz w:val="28"/>
          <w:szCs w:val="28"/>
        </w:rPr>
        <w:t>序号、区域、小区、创建时间、模板导出、数据导入、相关操作</w:t>
      </w:r>
      <w:r w:rsidRPr="00276986">
        <w:rPr>
          <w:rFonts w:ascii="FangSong" w:eastAsia="FangSong" w:hAnsi="FangSong" w:hint="eastAsia"/>
          <w:sz w:val="28"/>
          <w:szCs w:val="28"/>
        </w:rPr>
        <w:t>。</w:t>
      </w:r>
    </w:p>
    <w:p w14:paraId="0A41B76E" w14:textId="652E934E" w:rsidR="0080545E" w:rsidRDefault="0080545E" w:rsidP="00C53242">
      <w:pPr>
        <w:pStyle w:val="3"/>
        <w:numPr>
          <w:ilvl w:val="0"/>
          <w:numId w:val="21"/>
        </w:numPr>
        <w:rPr>
          <w:rFonts w:ascii="Microsoft YaHei" w:eastAsia="Microsoft YaHei" w:hAnsi="Microsoft YaHei"/>
          <w:b w:val="0"/>
          <w:sz w:val="28"/>
          <w:szCs w:val="28"/>
        </w:rPr>
      </w:pPr>
      <w:bookmarkStart w:id="71" w:name="_Toc527611559"/>
      <w:r w:rsidRPr="00313F1A">
        <w:rPr>
          <w:rFonts w:ascii="Microsoft YaHei" w:eastAsia="Microsoft YaHei" w:hAnsi="Microsoft YaHei" w:hint="eastAsia"/>
          <w:b w:val="0"/>
          <w:sz w:val="28"/>
          <w:szCs w:val="28"/>
        </w:rPr>
        <w:t>新增区域</w:t>
      </w:r>
      <w:bookmarkEnd w:id="71"/>
    </w:p>
    <w:p w14:paraId="7ABC170D" w14:textId="103D36A9" w:rsidR="00FE67D4" w:rsidRPr="00FD2E6B" w:rsidRDefault="00FD2E6B" w:rsidP="006B4D10">
      <w:pPr>
        <w:ind w:firstLine="420"/>
        <w:rPr>
          <w:rFonts w:ascii="FangSong" w:eastAsia="FangSong" w:hAnsi="FangSong"/>
          <w:sz w:val="28"/>
          <w:szCs w:val="28"/>
        </w:rPr>
      </w:pPr>
      <w:r w:rsidRPr="00FD2E6B">
        <w:rPr>
          <w:rFonts w:ascii="FangSong" w:eastAsia="FangSong" w:hAnsi="FangSong" w:hint="eastAsia"/>
          <w:sz w:val="28"/>
          <w:szCs w:val="28"/>
        </w:rPr>
        <w:t>用户新增区域时只需要填入区域名称和小区名称</w:t>
      </w:r>
      <w:r w:rsidR="001B3E50">
        <w:rPr>
          <w:rFonts w:ascii="FangSong" w:eastAsia="FangSong" w:hAnsi="FangSong" w:hint="eastAsia"/>
          <w:sz w:val="28"/>
          <w:szCs w:val="28"/>
        </w:rPr>
        <w:t>、经度、纬度</w:t>
      </w:r>
      <w:r w:rsidRPr="00FD2E6B">
        <w:rPr>
          <w:rFonts w:ascii="FangSong" w:eastAsia="FangSong" w:hAnsi="FangSong" w:hint="eastAsia"/>
          <w:sz w:val="28"/>
          <w:szCs w:val="28"/>
        </w:rPr>
        <w:t>即可。</w:t>
      </w:r>
    </w:p>
    <w:p w14:paraId="02F695EE" w14:textId="32CAFEC5" w:rsidR="00313F1A" w:rsidRDefault="00313F1A" w:rsidP="00C53242">
      <w:pPr>
        <w:pStyle w:val="3"/>
        <w:numPr>
          <w:ilvl w:val="0"/>
          <w:numId w:val="21"/>
        </w:numPr>
        <w:rPr>
          <w:rFonts w:ascii="Microsoft YaHei" w:eastAsia="Microsoft YaHei" w:hAnsi="Microsoft YaHei"/>
          <w:b w:val="0"/>
          <w:sz w:val="28"/>
          <w:szCs w:val="28"/>
        </w:rPr>
      </w:pPr>
      <w:bookmarkStart w:id="72" w:name="_Toc527611560"/>
      <w:r w:rsidRPr="00313F1A">
        <w:rPr>
          <w:rFonts w:ascii="Microsoft YaHei" w:eastAsia="Microsoft YaHei" w:hAnsi="Microsoft YaHei" w:hint="eastAsia"/>
          <w:b w:val="0"/>
          <w:sz w:val="28"/>
          <w:szCs w:val="28"/>
        </w:rPr>
        <w:t>修改区域</w:t>
      </w:r>
      <w:bookmarkEnd w:id="72"/>
    </w:p>
    <w:p w14:paraId="1CCD42FD" w14:textId="68CFC786" w:rsidR="00FE67D4" w:rsidRPr="001D4205" w:rsidRDefault="003A6792" w:rsidP="006B4D10">
      <w:pPr>
        <w:ind w:firstLine="420"/>
        <w:rPr>
          <w:rFonts w:ascii="FangSong" w:eastAsia="FangSong" w:hAnsi="FangSong"/>
          <w:sz w:val="28"/>
          <w:szCs w:val="28"/>
        </w:rPr>
      </w:pPr>
      <w:r w:rsidRPr="001D4205">
        <w:rPr>
          <w:rFonts w:ascii="FangSong" w:eastAsia="FangSong" w:hAnsi="FangSong" w:hint="eastAsia"/>
          <w:sz w:val="28"/>
          <w:szCs w:val="28"/>
        </w:rPr>
        <w:t>用户可以修改</w:t>
      </w:r>
      <w:r w:rsidR="009D07E6" w:rsidRPr="001D4205">
        <w:rPr>
          <w:rFonts w:ascii="FangSong" w:eastAsia="FangSong" w:hAnsi="FangSong" w:hint="eastAsia"/>
          <w:sz w:val="28"/>
          <w:szCs w:val="28"/>
        </w:rPr>
        <w:t>区域名称和小区名称</w:t>
      </w:r>
      <w:r w:rsidR="00456690">
        <w:rPr>
          <w:rFonts w:ascii="FangSong" w:eastAsia="FangSong" w:hAnsi="FangSong" w:hint="eastAsia"/>
          <w:sz w:val="28"/>
          <w:szCs w:val="28"/>
        </w:rPr>
        <w:t>、经度、纬度</w:t>
      </w:r>
      <w:r w:rsidR="009D07E6" w:rsidRPr="001D4205">
        <w:rPr>
          <w:rFonts w:ascii="FangSong" w:eastAsia="FangSong" w:hAnsi="FangSong" w:hint="eastAsia"/>
          <w:sz w:val="28"/>
          <w:szCs w:val="28"/>
        </w:rPr>
        <w:t>。</w:t>
      </w:r>
    </w:p>
    <w:p w14:paraId="309C9DC4" w14:textId="277A02AF" w:rsidR="00313F1A" w:rsidRDefault="00313F1A" w:rsidP="00C53242">
      <w:pPr>
        <w:pStyle w:val="3"/>
        <w:numPr>
          <w:ilvl w:val="0"/>
          <w:numId w:val="21"/>
        </w:numPr>
        <w:rPr>
          <w:rFonts w:ascii="Microsoft YaHei" w:eastAsia="Microsoft YaHei" w:hAnsi="Microsoft YaHei"/>
          <w:b w:val="0"/>
          <w:sz w:val="28"/>
          <w:szCs w:val="28"/>
        </w:rPr>
      </w:pPr>
      <w:bookmarkStart w:id="73" w:name="_Toc527611561"/>
      <w:r w:rsidRPr="00313F1A">
        <w:rPr>
          <w:rFonts w:ascii="Microsoft YaHei" w:eastAsia="Microsoft YaHei" w:hAnsi="Microsoft YaHei" w:hint="eastAsia"/>
          <w:b w:val="0"/>
          <w:sz w:val="28"/>
          <w:szCs w:val="28"/>
        </w:rPr>
        <w:t>区域查询</w:t>
      </w:r>
      <w:bookmarkEnd w:id="73"/>
    </w:p>
    <w:p w14:paraId="098FA1BB" w14:textId="403E9914" w:rsidR="00FE67D4" w:rsidRPr="001D4205" w:rsidRDefault="009D07E6" w:rsidP="006B4D10">
      <w:pPr>
        <w:ind w:firstLine="420"/>
        <w:rPr>
          <w:rFonts w:ascii="FangSong" w:eastAsia="FangSong" w:hAnsi="FangSong"/>
          <w:sz w:val="28"/>
          <w:szCs w:val="28"/>
        </w:rPr>
      </w:pPr>
      <w:r w:rsidRPr="001D4205">
        <w:rPr>
          <w:rFonts w:ascii="FangSong" w:eastAsia="FangSong" w:hAnsi="FangSong" w:hint="eastAsia"/>
          <w:sz w:val="28"/>
          <w:szCs w:val="28"/>
        </w:rPr>
        <w:t>用户可以指定区域和小区名称进行数据查询。</w:t>
      </w:r>
    </w:p>
    <w:p w14:paraId="74BB1FB4" w14:textId="54AFAD80" w:rsidR="00313F1A" w:rsidRDefault="00313F1A" w:rsidP="00C53242">
      <w:pPr>
        <w:pStyle w:val="3"/>
        <w:numPr>
          <w:ilvl w:val="0"/>
          <w:numId w:val="21"/>
        </w:numPr>
        <w:rPr>
          <w:rFonts w:ascii="Microsoft YaHei" w:eastAsia="Microsoft YaHei" w:hAnsi="Microsoft YaHei"/>
          <w:b w:val="0"/>
          <w:sz w:val="28"/>
          <w:szCs w:val="28"/>
        </w:rPr>
      </w:pPr>
      <w:bookmarkStart w:id="74" w:name="_Toc527611562"/>
      <w:r w:rsidRPr="00313F1A">
        <w:rPr>
          <w:rFonts w:ascii="Microsoft YaHei" w:eastAsia="Microsoft YaHei" w:hAnsi="Microsoft YaHei" w:hint="eastAsia"/>
          <w:b w:val="0"/>
          <w:sz w:val="28"/>
          <w:szCs w:val="28"/>
        </w:rPr>
        <w:t>删除区域</w:t>
      </w:r>
      <w:bookmarkEnd w:id="74"/>
    </w:p>
    <w:p w14:paraId="663C30CA" w14:textId="5EAD9221" w:rsidR="00FE67D4" w:rsidRPr="00AB21A3" w:rsidRDefault="00C2425A" w:rsidP="006B4D10">
      <w:pPr>
        <w:ind w:firstLine="420"/>
        <w:rPr>
          <w:rFonts w:ascii="FangSong" w:eastAsia="FangSong" w:hAnsi="FangSong"/>
          <w:sz w:val="28"/>
          <w:szCs w:val="28"/>
        </w:rPr>
      </w:pPr>
      <w:r w:rsidRPr="00AB21A3">
        <w:rPr>
          <w:rFonts w:ascii="FangSong" w:eastAsia="FangSong" w:hAnsi="FangSong" w:hint="eastAsia"/>
          <w:sz w:val="28"/>
          <w:szCs w:val="28"/>
        </w:rPr>
        <w:t>用户可删除某个区域，删除区域前，需要提示用户进行二次确认。</w:t>
      </w:r>
    </w:p>
    <w:p w14:paraId="48B06553" w14:textId="78502B53" w:rsidR="00BD3B43" w:rsidRDefault="00BD3B43" w:rsidP="00C53242">
      <w:pPr>
        <w:pStyle w:val="3"/>
        <w:numPr>
          <w:ilvl w:val="0"/>
          <w:numId w:val="21"/>
        </w:numPr>
        <w:rPr>
          <w:rFonts w:ascii="Microsoft YaHei" w:eastAsia="Microsoft YaHei" w:hAnsi="Microsoft YaHei"/>
          <w:b w:val="0"/>
          <w:sz w:val="28"/>
          <w:szCs w:val="28"/>
        </w:rPr>
      </w:pPr>
      <w:bookmarkStart w:id="75" w:name="_Toc527611563"/>
      <w:r>
        <w:rPr>
          <w:rFonts w:ascii="Microsoft YaHei" w:eastAsia="Microsoft YaHei" w:hAnsi="Microsoft YaHei" w:hint="eastAsia"/>
          <w:b w:val="0"/>
          <w:sz w:val="28"/>
          <w:szCs w:val="28"/>
        </w:rPr>
        <w:t>区域信息导出</w:t>
      </w:r>
      <w:bookmarkEnd w:id="75"/>
    </w:p>
    <w:p w14:paraId="369B0F48" w14:textId="0A0BB3F7" w:rsidR="00BD3B43" w:rsidRPr="00F5265C" w:rsidRDefault="00BB2177" w:rsidP="006B4D10">
      <w:pPr>
        <w:ind w:firstLine="420"/>
        <w:rPr>
          <w:rFonts w:ascii="FangSong" w:eastAsia="FangSong" w:hAnsi="FangSong"/>
          <w:sz w:val="28"/>
          <w:szCs w:val="28"/>
        </w:rPr>
      </w:pPr>
      <w:r>
        <w:rPr>
          <w:rFonts w:ascii="FangSong" w:eastAsia="FangSong" w:hAnsi="FangSong" w:hint="eastAsia"/>
          <w:sz w:val="28"/>
          <w:szCs w:val="28"/>
        </w:rPr>
        <w:t>区域</w:t>
      </w:r>
      <w:r w:rsidRPr="00EF7B09">
        <w:rPr>
          <w:rFonts w:ascii="FangSong" w:eastAsia="FangSong" w:hAnsi="FangSong" w:hint="eastAsia"/>
          <w:sz w:val="28"/>
          <w:szCs w:val="28"/>
        </w:rPr>
        <w:t>列表数据可导出为excel文件</w:t>
      </w:r>
      <w:r>
        <w:rPr>
          <w:rFonts w:ascii="FangSong" w:eastAsia="FangSong" w:hAnsi="FangSong" w:hint="eastAsia"/>
          <w:sz w:val="28"/>
          <w:szCs w:val="28"/>
        </w:rPr>
        <w:t>。导出的数据文件中包含所有的查询结果</w:t>
      </w:r>
      <w:r w:rsidRPr="00EF7B09">
        <w:rPr>
          <w:rFonts w:ascii="FangSong" w:eastAsia="FangSong" w:hAnsi="FangSong" w:hint="eastAsia"/>
          <w:sz w:val="28"/>
          <w:szCs w:val="28"/>
        </w:rPr>
        <w:t>，</w:t>
      </w:r>
      <w:r>
        <w:rPr>
          <w:rFonts w:ascii="FangSong" w:eastAsia="FangSong" w:hAnsi="FangSong" w:hint="eastAsia"/>
          <w:sz w:val="28"/>
          <w:szCs w:val="28"/>
        </w:rPr>
        <w:t>未执行查询则默认导出所有的区域数据。</w:t>
      </w:r>
    </w:p>
    <w:p w14:paraId="0EC5C1F4" w14:textId="63CACDD4" w:rsidR="00313F1A" w:rsidRDefault="00313F1A" w:rsidP="00C53242">
      <w:pPr>
        <w:pStyle w:val="3"/>
        <w:numPr>
          <w:ilvl w:val="0"/>
          <w:numId w:val="21"/>
        </w:numPr>
        <w:rPr>
          <w:rFonts w:ascii="Microsoft YaHei" w:eastAsia="Microsoft YaHei" w:hAnsi="Microsoft YaHei"/>
          <w:b w:val="0"/>
          <w:sz w:val="28"/>
          <w:szCs w:val="28"/>
        </w:rPr>
      </w:pPr>
      <w:bookmarkStart w:id="76" w:name="_Toc527611564"/>
      <w:r w:rsidRPr="00313F1A">
        <w:rPr>
          <w:rFonts w:ascii="Microsoft YaHei" w:eastAsia="Microsoft YaHei" w:hAnsi="Microsoft YaHei" w:hint="eastAsia"/>
          <w:b w:val="0"/>
          <w:sz w:val="28"/>
          <w:szCs w:val="28"/>
        </w:rPr>
        <w:lastRenderedPageBreak/>
        <w:t>模板导出</w:t>
      </w:r>
      <w:bookmarkEnd w:id="76"/>
    </w:p>
    <w:p w14:paraId="59125FF7" w14:textId="4746017C" w:rsidR="003544A3" w:rsidRDefault="008A4B70" w:rsidP="00AB649C">
      <w:pPr>
        <w:ind w:firstLine="420"/>
        <w:rPr>
          <w:rFonts w:ascii="FangSong" w:eastAsia="FangSong" w:hAnsi="FangSong"/>
          <w:sz w:val="28"/>
          <w:szCs w:val="28"/>
        </w:rPr>
      </w:pPr>
      <w:r w:rsidRPr="00C63C09">
        <w:rPr>
          <w:rFonts w:ascii="FangSong" w:eastAsia="FangSong" w:hAnsi="FangSong" w:hint="eastAsia"/>
          <w:sz w:val="28"/>
          <w:szCs w:val="28"/>
        </w:rPr>
        <w:t>用户创建或修改区域信息后，后台会自动</w:t>
      </w:r>
      <w:r w:rsidR="008B7D1A" w:rsidRPr="00C63C09">
        <w:rPr>
          <w:rFonts w:ascii="FangSong" w:eastAsia="FangSong" w:hAnsi="FangSong" w:hint="eastAsia"/>
          <w:sz w:val="28"/>
          <w:szCs w:val="28"/>
        </w:rPr>
        <w:t>生产或更新模板数据，用户可下载模板文件。</w:t>
      </w:r>
    </w:p>
    <w:p w14:paraId="26940B4F" w14:textId="77777777" w:rsidR="005B4212" w:rsidRDefault="005B4212" w:rsidP="00AB649C">
      <w:pPr>
        <w:ind w:firstLine="420"/>
        <w:rPr>
          <w:rFonts w:ascii="FangSong" w:eastAsia="FangSong" w:hAnsi="FangSong"/>
          <w:sz w:val="28"/>
          <w:szCs w:val="28"/>
        </w:rPr>
      </w:pPr>
      <w:r>
        <w:rPr>
          <w:rFonts w:ascii="FangSong" w:eastAsia="FangSong" w:hAnsi="FangSong"/>
          <w:sz w:val="28"/>
          <w:szCs w:val="28"/>
        </w:rPr>
        <w:object w:dxaOrig="1520" w:dyaOrig="960" w14:anchorId="4CF0C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7.7pt" o:ole="">
            <v:imagedata r:id="rId12" o:title=""/>
          </v:shape>
          <o:OLEObject Type="Embed" ProgID="Excel.Sheet.12" ShapeID="_x0000_i1025" DrawAspect="Icon" ObjectID="_1601353365" r:id="rId13"/>
        </w:object>
      </w:r>
    </w:p>
    <w:p w14:paraId="76471FA5" w14:textId="1042FB9B" w:rsidR="00313F1A" w:rsidRDefault="00313F1A" w:rsidP="00C53242">
      <w:pPr>
        <w:pStyle w:val="3"/>
        <w:numPr>
          <w:ilvl w:val="0"/>
          <w:numId w:val="21"/>
        </w:numPr>
        <w:rPr>
          <w:rFonts w:ascii="Microsoft YaHei" w:eastAsia="Microsoft YaHei" w:hAnsi="Microsoft YaHei"/>
          <w:b w:val="0"/>
          <w:sz w:val="28"/>
          <w:szCs w:val="28"/>
        </w:rPr>
      </w:pPr>
      <w:bookmarkStart w:id="77" w:name="_Toc527611565"/>
      <w:r w:rsidRPr="00313F1A">
        <w:rPr>
          <w:rFonts w:ascii="Microsoft YaHei" w:eastAsia="Microsoft YaHei" w:hAnsi="Microsoft YaHei" w:hint="eastAsia"/>
          <w:b w:val="0"/>
          <w:sz w:val="28"/>
          <w:szCs w:val="28"/>
        </w:rPr>
        <w:t>数据导入</w:t>
      </w:r>
      <w:bookmarkEnd w:id="77"/>
    </w:p>
    <w:p w14:paraId="65FCC483" w14:textId="31019B2C" w:rsidR="00FE67D4" w:rsidRPr="00C63C09" w:rsidRDefault="00C63C09" w:rsidP="00C63C09">
      <w:pPr>
        <w:ind w:firstLine="420"/>
        <w:rPr>
          <w:rFonts w:ascii="FangSong" w:eastAsia="FangSong" w:hAnsi="FangSong"/>
          <w:sz w:val="28"/>
          <w:szCs w:val="28"/>
        </w:rPr>
      </w:pPr>
      <w:r w:rsidRPr="00C63C09">
        <w:rPr>
          <w:rFonts w:ascii="FangSong" w:eastAsia="FangSong" w:hAnsi="FangSong" w:hint="eastAsia"/>
          <w:sz w:val="28"/>
          <w:szCs w:val="28"/>
        </w:rPr>
        <w:t>用户可以根据模板格式，填入设备相关数据，批量将设备信息导入到后台系统中。</w:t>
      </w:r>
    </w:p>
    <w:p w14:paraId="6FCEC05F" w14:textId="4C03D78C" w:rsidR="00BB6071" w:rsidRPr="00BB6071" w:rsidRDefault="00BB6071" w:rsidP="00BB6071">
      <w:pPr>
        <w:widowControl/>
        <w:jc w:val="left"/>
        <w:rPr>
          <w:rFonts w:ascii="Microsoft YaHei" w:eastAsia="Microsoft YaHei" w:hAnsi="Microsoft YaHei" w:cstheme="majorBidi"/>
          <w:b/>
          <w:bCs/>
          <w:sz w:val="32"/>
          <w:szCs w:val="32"/>
        </w:rPr>
      </w:pPr>
      <w:r>
        <w:rPr>
          <w:rFonts w:ascii="Microsoft YaHei" w:eastAsia="Microsoft YaHei" w:hAnsi="Microsoft YaHei"/>
        </w:rPr>
        <w:br w:type="page"/>
      </w:r>
    </w:p>
    <w:p w14:paraId="20ED8269" w14:textId="02BCE94B" w:rsidR="009D35D0" w:rsidRDefault="009D35D0" w:rsidP="00C53242">
      <w:pPr>
        <w:pStyle w:val="2"/>
        <w:numPr>
          <w:ilvl w:val="0"/>
          <w:numId w:val="1"/>
        </w:numPr>
        <w:rPr>
          <w:rFonts w:ascii="Microsoft YaHei" w:eastAsia="Microsoft YaHei" w:hAnsi="Microsoft YaHei"/>
        </w:rPr>
      </w:pPr>
      <w:bookmarkStart w:id="78" w:name="_Toc527611566"/>
      <w:commentRangeStart w:id="79"/>
      <w:r>
        <w:rPr>
          <w:rFonts w:ascii="Microsoft YaHei" w:eastAsia="Microsoft YaHei" w:hAnsi="Microsoft YaHei" w:hint="eastAsia"/>
        </w:rPr>
        <w:lastRenderedPageBreak/>
        <w:t>省、</w:t>
      </w:r>
      <w:r w:rsidR="006E07C1">
        <w:rPr>
          <w:rFonts w:ascii="Microsoft YaHei" w:eastAsia="Microsoft YaHei" w:hAnsi="Microsoft YaHei" w:hint="eastAsia"/>
        </w:rPr>
        <w:t>市管理</w:t>
      </w:r>
      <w:commentRangeEnd w:id="79"/>
      <w:r w:rsidR="00A91746">
        <w:rPr>
          <w:rStyle w:val="af0"/>
          <w:rFonts w:asciiTheme="minorHAnsi" w:eastAsiaTheme="minorEastAsia" w:hAnsiTheme="minorHAnsi" w:cstheme="minorBidi"/>
          <w:b w:val="0"/>
          <w:bCs w:val="0"/>
        </w:rPr>
        <w:commentReference w:id="79"/>
      </w:r>
      <w:bookmarkEnd w:id="78"/>
    </w:p>
    <w:p w14:paraId="232348E0" w14:textId="2FBA9ABE" w:rsidR="009D35D0" w:rsidRPr="008B5CC8" w:rsidRDefault="005564F1" w:rsidP="00C53242">
      <w:pPr>
        <w:pStyle w:val="3"/>
        <w:numPr>
          <w:ilvl w:val="0"/>
          <w:numId w:val="6"/>
        </w:numPr>
        <w:rPr>
          <w:rFonts w:ascii="Microsoft YaHei" w:eastAsia="Microsoft YaHei" w:hAnsi="Microsoft YaHei"/>
          <w:b w:val="0"/>
          <w:sz w:val="28"/>
          <w:szCs w:val="28"/>
        </w:rPr>
      </w:pPr>
      <w:bookmarkStart w:id="80" w:name="_Toc527611567"/>
      <w:r w:rsidRPr="008B5CC8">
        <w:rPr>
          <w:rFonts w:ascii="Microsoft YaHei" w:eastAsia="Microsoft YaHei" w:hAnsi="Microsoft YaHei" w:hint="eastAsia"/>
          <w:b w:val="0"/>
          <w:sz w:val="28"/>
          <w:szCs w:val="28"/>
        </w:rPr>
        <w:t>省、市基础数据配置</w:t>
      </w:r>
      <w:bookmarkEnd w:id="80"/>
    </w:p>
    <w:p w14:paraId="2A65AE28" w14:textId="6C28D2DC" w:rsidR="009A3F0F" w:rsidRDefault="009A3F0F" w:rsidP="009A3F0F">
      <w:pPr>
        <w:ind w:firstLine="420"/>
        <w:rPr>
          <w:rFonts w:ascii="FangSong" w:eastAsia="FangSong" w:hAnsi="FangSong"/>
          <w:sz w:val="28"/>
          <w:szCs w:val="28"/>
        </w:rPr>
      </w:pPr>
      <w:r w:rsidRPr="009A3F0F">
        <w:rPr>
          <w:rFonts w:ascii="FangSong" w:eastAsia="FangSong" w:hAnsi="FangSong" w:hint="eastAsia"/>
          <w:sz w:val="28"/>
          <w:szCs w:val="28"/>
        </w:rPr>
        <w:t>后台手动导入全国行政区域划分数据，</w:t>
      </w:r>
      <w:r w:rsidR="003E4797">
        <w:rPr>
          <w:rFonts w:ascii="FangSong" w:eastAsia="FangSong" w:hAnsi="FangSong" w:hint="eastAsia"/>
          <w:sz w:val="28"/>
          <w:szCs w:val="28"/>
        </w:rPr>
        <w:t>数据</w:t>
      </w:r>
      <w:r w:rsidRPr="009A3F0F">
        <w:rPr>
          <w:rFonts w:ascii="FangSong" w:eastAsia="FangSong" w:hAnsi="FangSong" w:hint="eastAsia"/>
          <w:sz w:val="28"/>
          <w:szCs w:val="28"/>
        </w:rPr>
        <w:t>细化到省、市级别即可，后台需要提供</w:t>
      </w:r>
      <w:r w:rsidR="003E4797">
        <w:rPr>
          <w:rFonts w:ascii="FangSong" w:eastAsia="FangSong" w:hAnsi="FangSong" w:hint="eastAsia"/>
          <w:sz w:val="28"/>
          <w:szCs w:val="28"/>
        </w:rPr>
        <w:t>对应的查询</w:t>
      </w:r>
      <w:r w:rsidRPr="009A3F0F">
        <w:rPr>
          <w:rFonts w:ascii="FangSong" w:eastAsia="FangSong" w:hAnsi="FangSong" w:hint="eastAsia"/>
          <w:sz w:val="28"/>
          <w:szCs w:val="28"/>
        </w:rPr>
        <w:t>接口供web前端调用</w:t>
      </w:r>
      <w:r>
        <w:rPr>
          <w:rFonts w:ascii="FangSong" w:eastAsia="FangSong" w:hAnsi="FangSong" w:hint="eastAsia"/>
          <w:sz w:val="28"/>
          <w:szCs w:val="28"/>
        </w:rPr>
        <w:t>。</w:t>
      </w:r>
    </w:p>
    <w:p w14:paraId="75516A9E" w14:textId="477FC6AA" w:rsidR="005564F1" w:rsidRPr="009A3F0F" w:rsidRDefault="009A3F0F" w:rsidP="009A3F0F">
      <w:pPr>
        <w:ind w:firstLine="420"/>
        <w:rPr>
          <w:rFonts w:ascii="FangSong" w:eastAsia="FangSong" w:hAnsi="FangSong"/>
          <w:sz w:val="28"/>
          <w:szCs w:val="28"/>
        </w:rPr>
      </w:pPr>
      <w:r w:rsidRPr="009A3F0F">
        <w:rPr>
          <w:rFonts w:ascii="FangSong" w:eastAsia="FangSong" w:hAnsi="FangSong" w:hint="eastAsia"/>
          <w:sz w:val="28"/>
          <w:szCs w:val="28"/>
        </w:rPr>
        <w:t>此外</w:t>
      </w:r>
      <w:r>
        <w:rPr>
          <w:rFonts w:ascii="FangSong" w:eastAsia="FangSong" w:hAnsi="FangSong" w:hint="eastAsia"/>
          <w:sz w:val="28"/>
          <w:szCs w:val="28"/>
        </w:rPr>
        <w:t>，</w:t>
      </w:r>
      <w:r w:rsidR="003E2825">
        <w:rPr>
          <w:rFonts w:ascii="FangSong" w:eastAsia="FangSong" w:hAnsi="FangSong" w:hint="eastAsia"/>
          <w:sz w:val="28"/>
          <w:szCs w:val="28"/>
        </w:rPr>
        <w:t>智能抄表</w:t>
      </w:r>
      <w:r>
        <w:rPr>
          <w:rFonts w:ascii="FangSong" w:eastAsia="FangSong" w:hAnsi="FangSong" w:hint="eastAsia"/>
          <w:sz w:val="28"/>
          <w:szCs w:val="28"/>
        </w:rPr>
        <w:t>系统中</w:t>
      </w:r>
      <w:r w:rsidR="0000282E">
        <w:rPr>
          <w:rFonts w:ascii="FangSong" w:eastAsia="FangSong" w:hAnsi="FangSong" w:hint="eastAsia"/>
          <w:sz w:val="28"/>
          <w:szCs w:val="28"/>
        </w:rPr>
        <w:t>的</w:t>
      </w:r>
      <w:r w:rsidR="003E2825">
        <w:rPr>
          <w:rFonts w:ascii="FangSong" w:eastAsia="FangSong" w:hAnsi="FangSong" w:hint="eastAsia"/>
          <w:sz w:val="28"/>
          <w:szCs w:val="28"/>
        </w:rPr>
        <w:t>首页、</w:t>
      </w:r>
      <w:r>
        <w:rPr>
          <w:rFonts w:ascii="FangSong" w:eastAsia="FangSong" w:hAnsi="FangSong" w:hint="eastAsia"/>
          <w:sz w:val="28"/>
          <w:szCs w:val="28"/>
        </w:rPr>
        <w:t>设备</w:t>
      </w:r>
      <w:r w:rsidR="0000282E">
        <w:rPr>
          <w:rFonts w:ascii="FangSong" w:eastAsia="FangSong" w:hAnsi="FangSong" w:hint="eastAsia"/>
          <w:sz w:val="28"/>
          <w:szCs w:val="28"/>
        </w:rPr>
        <w:t>信息管理、区域管理、统计管理</w:t>
      </w:r>
      <w:r w:rsidR="003E2825">
        <w:rPr>
          <w:rFonts w:ascii="FangSong" w:eastAsia="FangSong" w:hAnsi="FangSong" w:hint="eastAsia"/>
          <w:sz w:val="28"/>
          <w:szCs w:val="28"/>
        </w:rPr>
        <w:t>、地图模式</w:t>
      </w:r>
      <w:r w:rsidR="0000282E">
        <w:rPr>
          <w:rFonts w:ascii="FangSong" w:eastAsia="FangSong" w:hAnsi="FangSong" w:hint="eastAsia"/>
          <w:sz w:val="28"/>
          <w:szCs w:val="28"/>
        </w:rPr>
        <w:t>等模块相关接口均需要感知省、市信息。</w:t>
      </w:r>
    </w:p>
    <w:p w14:paraId="4B3FE7F3" w14:textId="390AFB24" w:rsidR="005564F1" w:rsidRPr="008B5CC8" w:rsidRDefault="005564F1" w:rsidP="00C53242">
      <w:pPr>
        <w:pStyle w:val="3"/>
        <w:numPr>
          <w:ilvl w:val="0"/>
          <w:numId w:val="6"/>
        </w:numPr>
        <w:rPr>
          <w:rFonts w:ascii="Microsoft YaHei" w:eastAsia="Microsoft YaHei" w:hAnsi="Microsoft YaHei"/>
          <w:b w:val="0"/>
          <w:sz w:val="28"/>
          <w:szCs w:val="28"/>
        </w:rPr>
      </w:pPr>
      <w:bookmarkStart w:id="81" w:name="_Toc527611568"/>
      <w:r w:rsidRPr="008B5CC8">
        <w:rPr>
          <w:rFonts w:ascii="Microsoft YaHei" w:eastAsia="Microsoft YaHei" w:hAnsi="Microsoft YaHei" w:hint="eastAsia"/>
          <w:b w:val="0"/>
          <w:sz w:val="28"/>
          <w:szCs w:val="28"/>
        </w:rPr>
        <w:t>省、市切换</w:t>
      </w:r>
      <w:bookmarkEnd w:id="81"/>
    </w:p>
    <w:p w14:paraId="79DA35B5" w14:textId="77777777" w:rsidR="00750E70" w:rsidRDefault="00B36B35" w:rsidP="00400465">
      <w:pPr>
        <w:widowControl/>
        <w:ind w:firstLine="420"/>
        <w:jc w:val="left"/>
        <w:rPr>
          <w:ins w:id="82" w:author="gxfan" w:date="2018-05-15T09:12:00Z"/>
          <w:rFonts w:ascii="FangSong" w:eastAsia="FangSong" w:hAnsi="FangSong"/>
          <w:sz w:val="28"/>
          <w:szCs w:val="28"/>
        </w:rPr>
      </w:pPr>
      <w:r>
        <w:rPr>
          <w:rFonts w:ascii="FangSong" w:eastAsia="FangSong" w:hAnsi="FangSong" w:hint="eastAsia"/>
          <w:sz w:val="28"/>
          <w:szCs w:val="28"/>
        </w:rPr>
        <w:t>Web前端需要支持省、市</w:t>
      </w:r>
      <w:r w:rsidR="008910C3">
        <w:rPr>
          <w:rFonts w:ascii="FangSong" w:eastAsia="FangSong" w:hAnsi="FangSong" w:hint="eastAsia"/>
          <w:sz w:val="28"/>
          <w:szCs w:val="28"/>
        </w:rPr>
        <w:t>手动</w:t>
      </w:r>
      <w:r>
        <w:rPr>
          <w:rFonts w:ascii="FangSong" w:eastAsia="FangSong" w:hAnsi="FangSong" w:hint="eastAsia"/>
          <w:sz w:val="28"/>
          <w:szCs w:val="28"/>
        </w:rPr>
        <w:t>切换功能，系统默认展示数据为最近一次</w:t>
      </w:r>
      <w:r w:rsidR="00D5613F">
        <w:rPr>
          <w:rFonts w:ascii="FangSong" w:eastAsia="FangSong" w:hAnsi="FangSong" w:hint="eastAsia"/>
          <w:sz w:val="28"/>
          <w:szCs w:val="28"/>
        </w:rPr>
        <w:t>手动</w:t>
      </w:r>
      <w:r>
        <w:rPr>
          <w:rFonts w:ascii="FangSong" w:eastAsia="FangSong" w:hAnsi="FangSong" w:hint="eastAsia"/>
          <w:sz w:val="28"/>
          <w:szCs w:val="28"/>
        </w:rPr>
        <w:t>切换的市</w:t>
      </w:r>
      <w:r w:rsidR="00400465">
        <w:rPr>
          <w:rFonts w:ascii="FangSong" w:eastAsia="FangSong" w:hAnsi="FangSong" w:hint="eastAsia"/>
          <w:sz w:val="28"/>
          <w:szCs w:val="28"/>
        </w:rPr>
        <w:t>级数据</w:t>
      </w:r>
      <w:r w:rsidR="00ED29F4">
        <w:rPr>
          <w:rFonts w:ascii="FangSong" w:eastAsia="FangSong" w:hAnsi="FangSong" w:hint="eastAsia"/>
          <w:sz w:val="28"/>
          <w:szCs w:val="28"/>
        </w:rPr>
        <w:t>。</w:t>
      </w:r>
      <w:r w:rsidR="008910C3">
        <w:rPr>
          <w:rFonts w:ascii="FangSong" w:eastAsia="FangSong" w:hAnsi="FangSong" w:hint="eastAsia"/>
          <w:sz w:val="28"/>
          <w:szCs w:val="28"/>
        </w:rPr>
        <w:t>智能抄表系统在</w:t>
      </w:r>
      <w:r w:rsidR="00ED29F4">
        <w:rPr>
          <w:rFonts w:ascii="FangSong" w:eastAsia="FangSong" w:hAnsi="FangSong" w:hint="eastAsia"/>
          <w:sz w:val="28"/>
          <w:szCs w:val="28"/>
        </w:rPr>
        <w:t>部署</w:t>
      </w:r>
      <w:r w:rsidR="008910C3">
        <w:rPr>
          <w:rFonts w:ascii="FangSong" w:eastAsia="FangSong" w:hAnsi="FangSong" w:hint="eastAsia"/>
          <w:sz w:val="28"/>
          <w:szCs w:val="28"/>
        </w:rPr>
        <w:t>初始化时，需要默认配置一个地市。</w:t>
      </w:r>
    </w:p>
    <w:p w14:paraId="172B0C7D" w14:textId="574980C9" w:rsidR="009D35D0" w:rsidRPr="009D35D0" w:rsidRDefault="00750E70" w:rsidP="00400465">
      <w:pPr>
        <w:widowControl/>
        <w:ind w:firstLine="420"/>
        <w:jc w:val="left"/>
        <w:rPr>
          <w:rFonts w:ascii="FangSong" w:eastAsia="FangSong" w:hAnsi="FangSong"/>
          <w:sz w:val="28"/>
          <w:szCs w:val="28"/>
        </w:rPr>
      </w:pPr>
      <w:ins w:id="83" w:author="gxfan" w:date="2018-05-15T09:12:00Z">
        <w:r w:rsidRPr="00750E70">
          <w:rPr>
            <w:rFonts w:ascii="FangSong" w:eastAsia="FangSong" w:hAnsi="FangSong"/>
            <w:sz w:val="28"/>
            <w:szCs w:val="28"/>
          </w:rPr>
          <w:t>在部署中，比如绵阳市水务公司，开发人员部署时可以将四川省和绵阳市锁定，并且隐藏该区域。部署时也可以根据实际需要显示该区域。</w:t>
        </w:r>
      </w:ins>
      <w:r w:rsidR="009D35D0">
        <w:rPr>
          <w:rFonts w:ascii="FangSong" w:eastAsia="FangSong" w:hAnsi="FangSong"/>
          <w:sz w:val="28"/>
          <w:szCs w:val="28"/>
        </w:rPr>
        <w:br w:type="page"/>
      </w:r>
    </w:p>
    <w:p w14:paraId="67D023E4" w14:textId="50780BF3" w:rsidR="00422A3F" w:rsidRDefault="00422A3F" w:rsidP="00C53242">
      <w:pPr>
        <w:pStyle w:val="2"/>
        <w:numPr>
          <w:ilvl w:val="0"/>
          <w:numId w:val="1"/>
        </w:numPr>
        <w:rPr>
          <w:rFonts w:ascii="Microsoft YaHei" w:eastAsia="Microsoft YaHei" w:hAnsi="Microsoft YaHei"/>
        </w:rPr>
      </w:pPr>
      <w:bookmarkStart w:id="84" w:name="_Toc527611569"/>
      <w:commentRangeStart w:id="85"/>
      <w:ins w:id="86" w:author="gxfan" w:date="2018-05-15T09:16:00Z">
        <w:r>
          <w:rPr>
            <w:rFonts w:ascii="Microsoft YaHei" w:eastAsia="Microsoft YaHei" w:hAnsi="Microsoft YaHei" w:hint="eastAsia"/>
          </w:rPr>
          <w:lastRenderedPageBreak/>
          <w:t>全局配置</w:t>
        </w:r>
      </w:ins>
      <w:commentRangeEnd w:id="85"/>
      <w:r w:rsidR="00FE5CC2">
        <w:rPr>
          <w:rStyle w:val="af0"/>
          <w:rFonts w:asciiTheme="minorHAnsi" w:eastAsiaTheme="minorEastAsia" w:hAnsiTheme="minorHAnsi" w:cstheme="minorBidi"/>
          <w:b w:val="0"/>
          <w:bCs w:val="0"/>
        </w:rPr>
        <w:commentReference w:id="85"/>
      </w:r>
      <w:bookmarkEnd w:id="84"/>
    </w:p>
    <w:p w14:paraId="77FF0890" w14:textId="5F96BC29" w:rsidR="00CE0A45" w:rsidRDefault="00833133" w:rsidP="00833133">
      <w:pPr>
        <w:widowControl/>
        <w:ind w:firstLine="420"/>
        <w:jc w:val="left"/>
        <w:rPr>
          <w:rFonts w:ascii="FangSong" w:eastAsia="FangSong" w:hAnsi="FangSong"/>
          <w:sz w:val="28"/>
          <w:szCs w:val="28"/>
        </w:rPr>
      </w:pPr>
      <w:r>
        <w:rPr>
          <w:rFonts w:ascii="FangSong" w:eastAsia="FangSong" w:hAnsi="FangSong" w:hint="eastAsia"/>
          <w:sz w:val="28"/>
          <w:szCs w:val="28"/>
        </w:rPr>
        <w:t>系统全局参数用于配置系统的一些基本参数，包括默认地市、异常水表参数等等。系统</w:t>
      </w:r>
      <w:r w:rsidR="00CE0A45">
        <w:rPr>
          <w:rFonts w:ascii="FangSong" w:eastAsia="FangSong" w:hAnsi="FangSong" w:hint="eastAsia"/>
          <w:sz w:val="28"/>
          <w:szCs w:val="28"/>
        </w:rPr>
        <w:t>管理员</w:t>
      </w:r>
      <w:r>
        <w:rPr>
          <w:rFonts w:ascii="FangSong" w:eastAsia="FangSong" w:hAnsi="FangSong" w:hint="eastAsia"/>
          <w:sz w:val="28"/>
          <w:szCs w:val="28"/>
        </w:rPr>
        <w:t>可以</w:t>
      </w:r>
      <w:r w:rsidR="00CE0A45">
        <w:rPr>
          <w:rFonts w:ascii="FangSong" w:eastAsia="FangSong" w:hAnsi="FangSong" w:hint="eastAsia"/>
          <w:sz w:val="28"/>
          <w:szCs w:val="28"/>
        </w:rPr>
        <w:t>对系统中</w:t>
      </w:r>
      <w:r w:rsidR="00CE0A45" w:rsidRPr="00CE0A45">
        <w:rPr>
          <w:rFonts w:ascii="FangSong" w:eastAsia="FangSong" w:hAnsi="FangSong" w:hint="eastAsia"/>
          <w:sz w:val="28"/>
          <w:szCs w:val="28"/>
        </w:rPr>
        <w:t>的全局参数</w:t>
      </w:r>
      <w:r w:rsidR="00CE0A45">
        <w:rPr>
          <w:rFonts w:ascii="FangSong" w:eastAsia="FangSong" w:hAnsi="FangSong" w:hint="eastAsia"/>
          <w:sz w:val="28"/>
          <w:szCs w:val="28"/>
        </w:rPr>
        <w:t>进行</w:t>
      </w:r>
      <w:r>
        <w:rPr>
          <w:rFonts w:ascii="FangSong" w:eastAsia="FangSong" w:hAnsi="FangSong" w:hint="eastAsia"/>
          <w:sz w:val="28"/>
          <w:szCs w:val="28"/>
        </w:rPr>
        <w:t>增加、修改、查看等操作</w:t>
      </w:r>
      <w:r w:rsidR="00CE0A45">
        <w:rPr>
          <w:rFonts w:ascii="FangSong" w:eastAsia="FangSong" w:hAnsi="FangSong" w:hint="eastAsia"/>
          <w:sz w:val="28"/>
          <w:szCs w:val="28"/>
        </w:rPr>
        <w:t>，主要包含功能如下：</w:t>
      </w:r>
    </w:p>
    <w:p w14:paraId="5BADEE42" w14:textId="23E32BE4" w:rsidR="00CE0A45" w:rsidRDefault="00CE0A45" w:rsidP="00C53242">
      <w:pPr>
        <w:pStyle w:val="3"/>
        <w:numPr>
          <w:ilvl w:val="0"/>
          <w:numId w:val="29"/>
        </w:numPr>
        <w:rPr>
          <w:rFonts w:ascii="Microsoft YaHei" w:eastAsia="Microsoft YaHei" w:hAnsi="Microsoft YaHei"/>
          <w:b w:val="0"/>
          <w:sz w:val="28"/>
          <w:szCs w:val="28"/>
        </w:rPr>
      </w:pPr>
      <w:bookmarkStart w:id="87" w:name="_Toc527611570"/>
      <w:r w:rsidRPr="00CE0A45">
        <w:rPr>
          <w:rFonts w:ascii="Microsoft YaHei" w:eastAsia="Microsoft YaHei" w:hAnsi="Microsoft YaHei" w:hint="eastAsia"/>
          <w:b w:val="0"/>
          <w:sz w:val="28"/>
          <w:szCs w:val="28"/>
        </w:rPr>
        <w:t>获取全局参数列表</w:t>
      </w:r>
      <w:bookmarkEnd w:id="87"/>
    </w:p>
    <w:p w14:paraId="6B472E68" w14:textId="5C12918A" w:rsidR="00CE0A45" w:rsidRDefault="00CE0A45" w:rsidP="00594DEA">
      <w:pPr>
        <w:ind w:firstLine="420"/>
        <w:rPr>
          <w:rFonts w:ascii="FangSong" w:eastAsia="FangSong" w:hAnsi="FangSong"/>
          <w:sz w:val="28"/>
          <w:szCs w:val="28"/>
        </w:rPr>
      </w:pPr>
      <w:r w:rsidRPr="00594DEA">
        <w:rPr>
          <w:rFonts w:ascii="FangSong" w:eastAsia="FangSong" w:hAnsi="FangSong" w:hint="eastAsia"/>
          <w:sz w:val="28"/>
          <w:szCs w:val="28"/>
        </w:rPr>
        <w:t>系统全局参数</w:t>
      </w:r>
      <w:r w:rsidR="00594DEA">
        <w:rPr>
          <w:rFonts w:ascii="FangSong" w:eastAsia="FangSong" w:hAnsi="FangSong" w:hint="eastAsia"/>
          <w:sz w:val="28"/>
          <w:szCs w:val="28"/>
        </w:rPr>
        <w:t>列表主要包含的字段为参数</w:t>
      </w:r>
      <w:r w:rsidR="007A5BC4">
        <w:rPr>
          <w:rFonts w:ascii="FangSong" w:eastAsia="FangSong" w:hAnsi="FangSong" w:hint="eastAsia"/>
          <w:sz w:val="28"/>
          <w:szCs w:val="28"/>
        </w:rPr>
        <w:t>名称</w:t>
      </w:r>
      <w:r w:rsidR="00594DEA">
        <w:rPr>
          <w:rFonts w:ascii="FangSong" w:eastAsia="FangSong" w:hAnsi="FangSong" w:hint="eastAsia"/>
          <w:sz w:val="28"/>
          <w:szCs w:val="28"/>
        </w:rPr>
        <w:t>、参数描述、参数值、修改时间。</w:t>
      </w:r>
    </w:p>
    <w:p w14:paraId="0A26FAD9" w14:textId="566269E1" w:rsidR="00594DEA" w:rsidRDefault="00594DEA" w:rsidP="00C53242">
      <w:pPr>
        <w:pStyle w:val="3"/>
        <w:numPr>
          <w:ilvl w:val="0"/>
          <w:numId w:val="29"/>
        </w:numPr>
        <w:rPr>
          <w:rFonts w:ascii="Microsoft YaHei" w:eastAsia="Microsoft YaHei" w:hAnsi="Microsoft YaHei"/>
          <w:b w:val="0"/>
          <w:sz w:val="28"/>
          <w:szCs w:val="28"/>
        </w:rPr>
      </w:pPr>
      <w:bookmarkStart w:id="88" w:name="_Toc527611571"/>
      <w:r w:rsidRPr="004308B4">
        <w:rPr>
          <w:rFonts w:ascii="Microsoft YaHei" w:eastAsia="Microsoft YaHei" w:hAnsi="Microsoft YaHei" w:hint="eastAsia"/>
          <w:b w:val="0"/>
          <w:sz w:val="28"/>
          <w:szCs w:val="28"/>
        </w:rPr>
        <w:t>添加全局参数</w:t>
      </w:r>
      <w:bookmarkEnd w:id="88"/>
    </w:p>
    <w:p w14:paraId="16A0117F" w14:textId="48BE5E1A" w:rsidR="004308B4" w:rsidRPr="004308B4" w:rsidRDefault="004308B4" w:rsidP="004308B4">
      <w:pPr>
        <w:ind w:firstLine="420"/>
        <w:rPr>
          <w:rFonts w:ascii="FangSong" w:eastAsia="FangSong" w:hAnsi="FangSong"/>
          <w:sz w:val="28"/>
          <w:szCs w:val="28"/>
        </w:rPr>
      </w:pPr>
      <w:r w:rsidRPr="004308B4">
        <w:rPr>
          <w:rFonts w:ascii="FangSong" w:eastAsia="FangSong" w:hAnsi="FangSong" w:hint="eastAsia"/>
          <w:sz w:val="28"/>
          <w:szCs w:val="28"/>
        </w:rPr>
        <w:t>系统管理员可以添加全局参数</w:t>
      </w:r>
      <w:r w:rsidR="00987CCC">
        <w:rPr>
          <w:rFonts w:ascii="FangSong" w:eastAsia="FangSong" w:hAnsi="FangSong" w:hint="eastAsia"/>
          <w:sz w:val="28"/>
          <w:szCs w:val="28"/>
        </w:rPr>
        <w:t>，需要填入的字段包括参数名称、参数描述、参数值。</w:t>
      </w:r>
    </w:p>
    <w:p w14:paraId="1884B77B" w14:textId="12F82EED" w:rsidR="00594DEA" w:rsidRPr="004308B4" w:rsidRDefault="00CE0A45" w:rsidP="00C53242">
      <w:pPr>
        <w:pStyle w:val="3"/>
        <w:numPr>
          <w:ilvl w:val="0"/>
          <w:numId w:val="29"/>
        </w:numPr>
        <w:rPr>
          <w:rFonts w:ascii="Microsoft YaHei" w:eastAsia="Microsoft YaHei" w:hAnsi="Microsoft YaHei"/>
          <w:b w:val="0"/>
          <w:sz w:val="28"/>
          <w:szCs w:val="28"/>
        </w:rPr>
      </w:pPr>
      <w:bookmarkStart w:id="89" w:name="_Toc527611572"/>
      <w:r w:rsidRPr="004308B4">
        <w:rPr>
          <w:rFonts w:ascii="Microsoft YaHei" w:eastAsia="Microsoft YaHei" w:hAnsi="Microsoft YaHei" w:hint="eastAsia"/>
          <w:b w:val="0"/>
          <w:sz w:val="28"/>
          <w:szCs w:val="28"/>
        </w:rPr>
        <w:t>修改全局参数值</w:t>
      </w:r>
      <w:bookmarkEnd w:id="89"/>
    </w:p>
    <w:p w14:paraId="1575D869" w14:textId="77777777" w:rsidR="004308B4" w:rsidRDefault="004308B4" w:rsidP="004308B4">
      <w:pPr>
        <w:ind w:firstLine="420"/>
        <w:rPr>
          <w:rFonts w:ascii="FangSong" w:eastAsia="FangSong" w:hAnsi="FangSong"/>
          <w:sz w:val="28"/>
          <w:szCs w:val="28"/>
        </w:rPr>
      </w:pPr>
      <w:r w:rsidRPr="004308B4">
        <w:rPr>
          <w:rFonts w:ascii="FangSong" w:eastAsia="FangSong" w:hAnsi="FangSong" w:hint="eastAsia"/>
          <w:sz w:val="28"/>
          <w:szCs w:val="28"/>
        </w:rPr>
        <w:t>系统管理员可以修改全局参数值和参数描述，不能修改全局参数的名称。</w:t>
      </w:r>
    </w:p>
    <w:p w14:paraId="60106C1B" w14:textId="5E5411E4" w:rsidR="009244C1" w:rsidRDefault="009244C1" w:rsidP="00C53242">
      <w:pPr>
        <w:pStyle w:val="3"/>
        <w:numPr>
          <w:ilvl w:val="0"/>
          <w:numId w:val="29"/>
        </w:numPr>
        <w:rPr>
          <w:rFonts w:ascii="Microsoft YaHei" w:eastAsia="Microsoft YaHei" w:hAnsi="Microsoft YaHei"/>
          <w:b w:val="0"/>
          <w:sz w:val="28"/>
          <w:szCs w:val="28"/>
        </w:rPr>
      </w:pPr>
      <w:bookmarkStart w:id="90" w:name="_Toc527611573"/>
      <w:r w:rsidRPr="009244C1">
        <w:rPr>
          <w:rFonts w:ascii="Microsoft YaHei" w:eastAsia="Microsoft YaHei" w:hAnsi="Microsoft YaHei" w:hint="eastAsia"/>
          <w:b w:val="0"/>
          <w:sz w:val="28"/>
          <w:szCs w:val="28"/>
        </w:rPr>
        <w:t>需要支持的全局参数</w:t>
      </w:r>
      <w:bookmarkEnd w:id="90"/>
    </w:p>
    <w:p w14:paraId="014EE706" w14:textId="11627434" w:rsidR="009244C1" w:rsidRPr="00B71E6A" w:rsidRDefault="009244C1" w:rsidP="00C53242">
      <w:pPr>
        <w:pStyle w:val="a5"/>
        <w:numPr>
          <w:ilvl w:val="0"/>
          <w:numId w:val="34"/>
        </w:numPr>
        <w:spacing w:line="360" w:lineRule="auto"/>
        <w:ind w:firstLineChars="0"/>
        <w:rPr>
          <w:rFonts w:ascii="FangSong" w:eastAsia="FangSong" w:hAnsi="FangSong"/>
          <w:sz w:val="28"/>
          <w:szCs w:val="28"/>
        </w:rPr>
      </w:pPr>
      <w:r w:rsidRPr="00B71E6A">
        <w:rPr>
          <w:rFonts w:ascii="FangSong" w:eastAsia="FangSong" w:hAnsi="FangSong" w:hint="eastAsia"/>
          <w:sz w:val="28"/>
          <w:szCs w:val="28"/>
        </w:rPr>
        <w:t>默认地市</w:t>
      </w:r>
    </w:p>
    <w:p w14:paraId="50615881" w14:textId="5A789119" w:rsidR="003947A5" w:rsidRPr="00465BDA" w:rsidRDefault="00B71E6A" w:rsidP="003947A5">
      <w:pPr>
        <w:pStyle w:val="a5"/>
        <w:spacing w:line="360" w:lineRule="auto"/>
        <w:ind w:left="480" w:firstLineChars="0" w:firstLine="0"/>
        <w:rPr>
          <w:rFonts w:ascii="FangSong" w:eastAsia="FangSong" w:hAnsi="FangSong"/>
          <w:sz w:val="28"/>
          <w:szCs w:val="28"/>
        </w:rPr>
      </w:pPr>
      <w:r w:rsidRPr="00465BDA">
        <w:rPr>
          <w:rFonts w:ascii="FangSong" w:eastAsia="FangSong" w:hAnsi="FangSong" w:hint="eastAsia"/>
          <w:sz w:val="28"/>
          <w:szCs w:val="28"/>
        </w:rPr>
        <w:t>用于配置系统展示的默认地市数据</w:t>
      </w:r>
      <w:r w:rsidR="00465BDA">
        <w:rPr>
          <w:rFonts w:ascii="FangSong" w:eastAsia="FangSong" w:hAnsi="FangSong" w:hint="eastAsia"/>
          <w:sz w:val="28"/>
          <w:szCs w:val="28"/>
        </w:rPr>
        <w:t>。</w:t>
      </w:r>
    </w:p>
    <w:p w14:paraId="1DD31F31" w14:textId="46399154" w:rsidR="00CF45FB" w:rsidRPr="00B71E6A" w:rsidRDefault="009244C1" w:rsidP="00C53242">
      <w:pPr>
        <w:pStyle w:val="a5"/>
        <w:numPr>
          <w:ilvl w:val="0"/>
          <w:numId w:val="34"/>
        </w:numPr>
        <w:spacing w:line="360" w:lineRule="auto"/>
        <w:ind w:firstLineChars="0"/>
        <w:rPr>
          <w:rFonts w:ascii="FangSong" w:eastAsia="FangSong" w:hAnsi="FangSong"/>
          <w:sz w:val="28"/>
          <w:szCs w:val="28"/>
        </w:rPr>
      </w:pPr>
      <w:r w:rsidRPr="00B71E6A">
        <w:rPr>
          <w:rFonts w:ascii="FangSong" w:eastAsia="FangSong" w:hAnsi="FangSong" w:hint="eastAsia"/>
          <w:sz w:val="28"/>
          <w:szCs w:val="28"/>
        </w:rPr>
        <w:t>用水月增量异常阈值</w:t>
      </w:r>
    </w:p>
    <w:p w14:paraId="659C1209" w14:textId="204C80DD" w:rsidR="00465BDA" w:rsidRPr="00636987" w:rsidRDefault="00636987" w:rsidP="00636987">
      <w:pPr>
        <w:spacing w:line="360" w:lineRule="auto"/>
        <w:ind w:firstLine="420"/>
        <w:rPr>
          <w:rFonts w:ascii="FangSong" w:eastAsia="FangSong" w:hAnsi="FangSong"/>
          <w:sz w:val="28"/>
          <w:szCs w:val="28"/>
        </w:rPr>
      </w:pPr>
      <w:r w:rsidRPr="00636987">
        <w:rPr>
          <w:rFonts w:ascii="FangSong" w:eastAsia="FangSong" w:hAnsi="FangSong" w:hint="eastAsia"/>
          <w:sz w:val="28"/>
          <w:szCs w:val="28"/>
        </w:rPr>
        <w:t>水表用水量</w:t>
      </w:r>
      <w:r w:rsidRPr="00636987">
        <w:rPr>
          <w:rFonts w:ascii="FangSong" w:eastAsia="FangSong" w:hAnsi="FangSong"/>
          <w:sz w:val="28"/>
          <w:szCs w:val="28"/>
        </w:rPr>
        <w:t>相对上一个月增</w:t>
      </w:r>
      <w:r>
        <w:rPr>
          <w:rFonts w:ascii="FangSong" w:eastAsia="FangSong" w:hAnsi="FangSong" w:hint="eastAsia"/>
          <w:sz w:val="28"/>
          <w:szCs w:val="28"/>
        </w:rPr>
        <w:t>加</w:t>
      </w:r>
      <w:r w:rsidRPr="00636987">
        <w:rPr>
          <w:rFonts w:ascii="FangSong" w:eastAsia="FangSong" w:hAnsi="FangSong" w:hint="eastAsia"/>
          <w:sz w:val="28"/>
          <w:szCs w:val="28"/>
        </w:rPr>
        <w:t>量超过此设定值，则判定该水表为</w:t>
      </w:r>
      <w:r w:rsidRPr="00636987">
        <w:rPr>
          <w:rFonts w:ascii="FangSong" w:eastAsia="FangSong" w:hAnsi="FangSong" w:hint="eastAsia"/>
          <w:sz w:val="28"/>
          <w:szCs w:val="28"/>
        </w:rPr>
        <w:lastRenderedPageBreak/>
        <w:t>异常未确认状态</w:t>
      </w:r>
      <w:r w:rsidR="00465BDA" w:rsidRPr="00636987">
        <w:rPr>
          <w:rFonts w:ascii="FangSong" w:eastAsia="FangSong" w:hAnsi="FangSong" w:hint="eastAsia"/>
          <w:sz w:val="28"/>
          <w:szCs w:val="28"/>
        </w:rPr>
        <w:t>。</w:t>
      </w:r>
    </w:p>
    <w:p w14:paraId="0D2972DF" w14:textId="45D2283A" w:rsidR="00CF45FB" w:rsidRPr="00B71E6A" w:rsidRDefault="009244C1" w:rsidP="00C53242">
      <w:pPr>
        <w:pStyle w:val="a5"/>
        <w:numPr>
          <w:ilvl w:val="0"/>
          <w:numId w:val="34"/>
        </w:numPr>
        <w:spacing w:line="360" w:lineRule="auto"/>
        <w:ind w:firstLineChars="0"/>
        <w:rPr>
          <w:rFonts w:ascii="FangSong" w:eastAsia="FangSong" w:hAnsi="FangSong"/>
          <w:sz w:val="28"/>
          <w:szCs w:val="28"/>
        </w:rPr>
      </w:pPr>
      <w:r w:rsidRPr="00B71E6A">
        <w:rPr>
          <w:rFonts w:ascii="FangSong" w:eastAsia="FangSong" w:hAnsi="FangSong" w:hint="eastAsia"/>
          <w:sz w:val="28"/>
          <w:szCs w:val="28"/>
        </w:rPr>
        <w:t>用水月减量异常阈值</w:t>
      </w:r>
    </w:p>
    <w:p w14:paraId="1834C421" w14:textId="217BF3F3" w:rsidR="00636987" w:rsidRDefault="00636987" w:rsidP="00636987">
      <w:pPr>
        <w:spacing w:line="360" w:lineRule="auto"/>
        <w:ind w:firstLine="420"/>
        <w:rPr>
          <w:rFonts w:ascii="FangSong" w:eastAsia="FangSong" w:hAnsi="FangSong"/>
          <w:sz w:val="28"/>
          <w:szCs w:val="28"/>
        </w:rPr>
      </w:pPr>
      <w:r w:rsidRPr="00636987">
        <w:rPr>
          <w:rFonts w:ascii="FangSong" w:eastAsia="FangSong" w:hAnsi="FangSong" w:hint="eastAsia"/>
          <w:sz w:val="28"/>
          <w:szCs w:val="28"/>
        </w:rPr>
        <w:t>水表用水量</w:t>
      </w:r>
      <w:r>
        <w:rPr>
          <w:rFonts w:ascii="FangSong" w:eastAsia="FangSong" w:hAnsi="FangSong"/>
          <w:sz w:val="28"/>
          <w:szCs w:val="28"/>
        </w:rPr>
        <w:t>相对上一个月</w:t>
      </w:r>
      <w:r>
        <w:rPr>
          <w:rFonts w:ascii="FangSong" w:eastAsia="FangSong" w:hAnsi="FangSong" w:hint="eastAsia"/>
          <w:sz w:val="28"/>
          <w:szCs w:val="28"/>
        </w:rPr>
        <w:t>减少</w:t>
      </w:r>
      <w:r w:rsidRPr="00636987">
        <w:rPr>
          <w:rFonts w:ascii="FangSong" w:eastAsia="FangSong" w:hAnsi="FangSong" w:hint="eastAsia"/>
          <w:sz w:val="28"/>
          <w:szCs w:val="28"/>
        </w:rPr>
        <w:t>量</w:t>
      </w:r>
      <w:r>
        <w:rPr>
          <w:rFonts w:ascii="FangSong" w:eastAsia="FangSong" w:hAnsi="FangSong" w:hint="eastAsia"/>
          <w:sz w:val="28"/>
          <w:szCs w:val="28"/>
        </w:rPr>
        <w:t>低于</w:t>
      </w:r>
      <w:r w:rsidRPr="00636987">
        <w:rPr>
          <w:rFonts w:ascii="FangSong" w:eastAsia="FangSong" w:hAnsi="FangSong" w:hint="eastAsia"/>
          <w:sz w:val="28"/>
          <w:szCs w:val="28"/>
        </w:rPr>
        <w:t>此设定值，则判定该水表为异常未确认状态。</w:t>
      </w:r>
    </w:p>
    <w:p w14:paraId="3135EAEA" w14:textId="5869E5B1" w:rsidR="00903A9C" w:rsidRDefault="00903A9C" w:rsidP="00C53242">
      <w:pPr>
        <w:pStyle w:val="a5"/>
        <w:numPr>
          <w:ilvl w:val="0"/>
          <w:numId w:val="34"/>
        </w:numPr>
        <w:spacing w:line="360" w:lineRule="auto"/>
        <w:ind w:firstLineChars="0"/>
        <w:rPr>
          <w:rFonts w:ascii="FangSong" w:eastAsia="FangSong" w:hAnsi="FangSong"/>
          <w:sz w:val="28"/>
          <w:szCs w:val="28"/>
        </w:rPr>
      </w:pPr>
      <w:commentRangeStart w:id="91"/>
      <w:r>
        <w:rPr>
          <w:rFonts w:ascii="FangSong" w:eastAsia="FangSong" w:hAnsi="FangSong" w:hint="eastAsia"/>
          <w:sz w:val="28"/>
          <w:szCs w:val="28"/>
        </w:rPr>
        <w:t>前端默认地图</w:t>
      </w:r>
      <w:commentRangeEnd w:id="91"/>
      <w:r>
        <w:rPr>
          <w:rStyle w:val="af0"/>
        </w:rPr>
        <w:commentReference w:id="91"/>
      </w:r>
    </w:p>
    <w:p w14:paraId="719D8BF8" w14:textId="76775709" w:rsidR="00903A9C" w:rsidRPr="00636987" w:rsidRDefault="00FE096C" w:rsidP="00636987">
      <w:pPr>
        <w:spacing w:line="360" w:lineRule="auto"/>
        <w:ind w:firstLine="420"/>
        <w:rPr>
          <w:rFonts w:ascii="FangSong" w:eastAsia="FangSong" w:hAnsi="FangSong"/>
          <w:sz w:val="28"/>
          <w:szCs w:val="28"/>
        </w:rPr>
      </w:pPr>
      <w:r>
        <w:rPr>
          <w:rFonts w:ascii="FangSong" w:eastAsia="FangSong" w:hAnsi="FangSong" w:hint="eastAsia"/>
          <w:sz w:val="28"/>
          <w:szCs w:val="28"/>
        </w:rPr>
        <w:t>管理员可以配置地图模式中选用何种地图，目前支持百度地图、谷歌地图两种地图。</w:t>
      </w:r>
    </w:p>
    <w:p w14:paraId="298923A6" w14:textId="77777777" w:rsidR="00CF45FB" w:rsidRPr="003947A5" w:rsidRDefault="00CF45FB" w:rsidP="00CF45FB">
      <w:pPr>
        <w:pStyle w:val="a5"/>
        <w:spacing w:line="360" w:lineRule="auto"/>
        <w:ind w:left="480" w:firstLineChars="0" w:firstLine="0"/>
        <w:rPr>
          <w:rFonts w:ascii="FangSong" w:eastAsia="FangSong" w:hAnsi="FangSong"/>
        </w:rPr>
      </w:pPr>
    </w:p>
    <w:p w14:paraId="03933708" w14:textId="0DF886C9" w:rsidR="00422A3F" w:rsidRPr="00422A3F" w:rsidRDefault="00422A3F" w:rsidP="00D66A48">
      <w:pPr>
        <w:widowControl/>
        <w:ind w:left="420"/>
        <w:jc w:val="left"/>
        <w:rPr>
          <w:ins w:id="92" w:author="gxfan" w:date="2018-05-15T09:16:00Z"/>
        </w:rPr>
      </w:pPr>
      <w:r>
        <w:br w:type="page"/>
      </w:r>
    </w:p>
    <w:p w14:paraId="4BD0E1B9" w14:textId="77777777" w:rsidR="004B0317" w:rsidRDefault="004B0317" w:rsidP="00C53242">
      <w:pPr>
        <w:pStyle w:val="2"/>
        <w:numPr>
          <w:ilvl w:val="0"/>
          <w:numId w:val="1"/>
        </w:numPr>
        <w:rPr>
          <w:rFonts w:ascii="Microsoft YaHei" w:eastAsia="Microsoft YaHei" w:hAnsi="Microsoft YaHei"/>
        </w:rPr>
      </w:pPr>
      <w:bookmarkStart w:id="93" w:name="_Toc527611574"/>
      <w:r w:rsidRPr="004B0317">
        <w:rPr>
          <w:rFonts w:ascii="Microsoft YaHei" w:eastAsia="Microsoft YaHei" w:hAnsi="Microsoft YaHei" w:hint="eastAsia"/>
        </w:rPr>
        <w:lastRenderedPageBreak/>
        <w:t>第三方系统对接</w:t>
      </w:r>
      <w:bookmarkEnd w:id="93"/>
    </w:p>
    <w:p w14:paraId="27705A03" w14:textId="25FA8E9E" w:rsidR="004B0317" w:rsidRDefault="004B0317" w:rsidP="00C53242">
      <w:pPr>
        <w:pStyle w:val="3"/>
        <w:numPr>
          <w:ilvl w:val="0"/>
          <w:numId w:val="37"/>
        </w:numPr>
        <w:rPr>
          <w:rFonts w:ascii="Microsoft YaHei" w:eastAsia="Microsoft YaHei" w:hAnsi="Microsoft YaHei"/>
          <w:b w:val="0"/>
          <w:sz w:val="28"/>
          <w:szCs w:val="28"/>
        </w:rPr>
      </w:pPr>
      <w:bookmarkStart w:id="94" w:name="_Toc527611575"/>
      <w:r w:rsidRPr="004B0317">
        <w:rPr>
          <w:rFonts w:ascii="Microsoft YaHei" w:eastAsia="Microsoft YaHei" w:hAnsi="Microsoft YaHei" w:hint="eastAsia"/>
          <w:b w:val="0"/>
          <w:sz w:val="28"/>
          <w:szCs w:val="28"/>
        </w:rPr>
        <w:t>图像识别系统</w:t>
      </w:r>
      <w:bookmarkEnd w:id="94"/>
    </w:p>
    <w:p w14:paraId="1006AAFF" w14:textId="6409F75A" w:rsidR="00865817" w:rsidRPr="007B0C8E" w:rsidRDefault="005D5079" w:rsidP="00CC6D35">
      <w:pPr>
        <w:ind w:firstLine="420"/>
        <w:rPr>
          <w:rFonts w:ascii="FangSong" w:eastAsia="FangSong" w:hAnsi="FangSong"/>
          <w:sz w:val="28"/>
          <w:szCs w:val="28"/>
        </w:rPr>
      </w:pPr>
      <w:r w:rsidRPr="007B0C8E">
        <w:rPr>
          <w:rFonts w:ascii="FangSong" w:eastAsia="FangSong" w:hAnsi="FangSong" w:hint="eastAsia"/>
          <w:sz w:val="28"/>
          <w:szCs w:val="28"/>
        </w:rPr>
        <w:t>水表智能设备上传的图片需要通过第三方图像识别系统进行识别，需要长虹公司提供相关接口及对接方式文档。</w:t>
      </w:r>
      <w:r w:rsidR="008C4AE0" w:rsidRPr="007B0C8E">
        <w:rPr>
          <w:rFonts w:ascii="FangSong" w:eastAsia="FangSong" w:hAnsi="FangSong" w:hint="eastAsia"/>
          <w:sz w:val="28"/>
          <w:szCs w:val="28"/>
        </w:rPr>
        <w:t>目前暂定采用HTTP方式进行接口调用。</w:t>
      </w:r>
    </w:p>
    <w:p w14:paraId="57B16733" w14:textId="77A545C0" w:rsidR="004B0317" w:rsidRDefault="004B0317" w:rsidP="00C53242">
      <w:pPr>
        <w:pStyle w:val="3"/>
        <w:numPr>
          <w:ilvl w:val="0"/>
          <w:numId w:val="37"/>
        </w:numPr>
        <w:rPr>
          <w:rFonts w:ascii="Microsoft YaHei" w:eastAsia="Microsoft YaHei" w:hAnsi="Microsoft YaHei"/>
          <w:b w:val="0"/>
          <w:sz w:val="28"/>
          <w:szCs w:val="28"/>
        </w:rPr>
      </w:pPr>
      <w:bookmarkStart w:id="95" w:name="_Toc527611576"/>
      <w:r w:rsidRPr="004B0317">
        <w:rPr>
          <w:rFonts w:ascii="Microsoft YaHei" w:eastAsia="Microsoft YaHei" w:hAnsi="Microsoft YaHei" w:hint="eastAsia"/>
          <w:b w:val="0"/>
          <w:sz w:val="28"/>
          <w:szCs w:val="28"/>
        </w:rPr>
        <w:t>水务公司系统</w:t>
      </w:r>
      <w:bookmarkEnd w:id="95"/>
    </w:p>
    <w:p w14:paraId="1CC571F3" w14:textId="610CADFF" w:rsidR="005D419D" w:rsidRDefault="00F36A96" w:rsidP="00CC6D35">
      <w:pPr>
        <w:ind w:firstLine="420"/>
        <w:rPr>
          <w:rFonts w:ascii="FangSong" w:eastAsia="FangSong" w:hAnsi="FangSong"/>
          <w:sz w:val="28"/>
          <w:szCs w:val="28"/>
        </w:rPr>
      </w:pPr>
      <w:r w:rsidRPr="007B0C8E">
        <w:rPr>
          <w:rFonts w:ascii="FangSong" w:eastAsia="FangSong" w:hAnsi="FangSong" w:hint="eastAsia"/>
          <w:sz w:val="28"/>
          <w:szCs w:val="28"/>
        </w:rPr>
        <w:t>对接方式待定。</w:t>
      </w:r>
    </w:p>
    <w:p w14:paraId="38A8FFA7" w14:textId="46A42B22" w:rsidR="00FC5296" w:rsidRPr="007B0C8E" w:rsidRDefault="00FC5296" w:rsidP="00CC6D35">
      <w:pPr>
        <w:ind w:firstLine="420"/>
        <w:rPr>
          <w:rFonts w:ascii="FangSong" w:eastAsia="FangSong" w:hAnsi="FangSong"/>
          <w:sz w:val="28"/>
          <w:szCs w:val="28"/>
        </w:rPr>
      </w:pPr>
      <w:r>
        <w:rPr>
          <w:rFonts w:ascii="FangSong" w:eastAsia="FangSong" w:hAnsi="FangSong" w:hint="eastAsia"/>
          <w:sz w:val="28"/>
          <w:szCs w:val="28"/>
        </w:rPr>
        <w:t>水务公司</w:t>
      </w:r>
      <w:r w:rsidR="0022580F">
        <w:rPr>
          <w:rFonts w:ascii="FangSong" w:eastAsia="FangSong" w:hAnsi="FangSong" w:hint="eastAsia"/>
          <w:sz w:val="28"/>
          <w:szCs w:val="28"/>
        </w:rPr>
        <w:t>目前</w:t>
      </w:r>
      <w:r w:rsidR="00524A00">
        <w:rPr>
          <w:rFonts w:ascii="FangSong" w:eastAsia="FangSong" w:hAnsi="FangSong" w:hint="eastAsia"/>
          <w:sz w:val="28"/>
          <w:szCs w:val="28"/>
        </w:rPr>
        <w:t>提供</w:t>
      </w:r>
      <w:r w:rsidR="0022580F">
        <w:rPr>
          <w:rFonts w:ascii="FangSong" w:eastAsia="FangSong" w:hAnsi="FangSong" w:hint="eastAsia"/>
          <w:sz w:val="28"/>
          <w:szCs w:val="28"/>
        </w:rPr>
        <w:t>的数据包括</w:t>
      </w:r>
      <w:r w:rsidR="00042104" w:rsidRPr="00042104">
        <w:rPr>
          <w:rFonts w:ascii="FangSong" w:eastAsia="FangSong" w:hAnsi="FangSong"/>
          <w:sz w:val="28"/>
          <w:szCs w:val="28"/>
        </w:rPr>
        <w:t>本年总供水量和本月总供水量两个数据</w:t>
      </w:r>
      <w:r w:rsidR="00042104">
        <w:rPr>
          <w:rFonts w:ascii="FangSong" w:eastAsia="FangSong" w:hAnsi="FangSong" w:hint="eastAsia"/>
          <w:sz w:val="28"/>
          <w:szCs w:val="28"/>
        </w:rPr>
        <w:t>。</w:t>
      </w:r>
    </w:p>
    <w:p w14:paraId="3E7BFD8F" w14:textId="77777777" w:rsidR="005D419D" w:rsidRDefault="005D419D">
      <w:pPr>
        <w:widowControl/>
        <w:jc w:val="left"/>
      </w:pPr>
      <w:r>
        <w:br w:type="page"/>
      </w:r>
    </w:p>
    <w:p w14:paraId="52C39FA0" w14:textId="5B707479" w:rsidR="00470F0A" w:rsidRDefault="00470F0A" w:rsidP="00C53242">
      <w:pPr>
        <w:pStyle w:val="2"/>
        <w:numPr>
          <w:ilvl w:val="0"/>
          <w:numId w:val="1"/>
        </w:numPr>
        <w:rPr>
          <w:rFonts w:ascii="Microsoft YaHei" w:eastAsia="Microsoft YaHei" w:hAnsi="Microsoft YaHei"/>
        </w:rPr>
      </w:pPr>
      <w:bookmarkStart w:id="96" w:name="_Toc527611577"/>
      <w:r>
        <w:rPr>
          <w:rFonts w:ascii="Microsoft YaHei" w:eastAsia="Microsoft YaHei" w:hAnsi="Microsoft YaHei" w:hint="eastAsia"/>
        </w:rPr>
        <w:lastRenderedPageBreak/>
        <w:t>其他功能要求</w:t>
      </w:r>
      <w:bookmarkEnd w:id="96"/>
    </w:p>
    <w:p w14:paraId="782A8091" w14:textId="5250C7ED" w:rsidR="00470F0A" w:rsidRPr="00F5541A" w:rsidRDefault="002448BB" w:rsidP="00C53242">
      <w:pPr>
        <w:pStyle w:val="a5"/>
        <w:numPr>
          <w:ilvl w:val="0"/>
          <w:numId w:val="22"/>
        </w:numPr>
        <w:ind w:firstLineChars="0"/>
        <w:rPr>
          <w:rFonts w:ascii="FangSong" w:eastAsia="FangSong" w:hAnsi="FangSong"/>
          <w:sz w:val="28"/>
          <w:szCs w:val="28"/>
        </w:rPr>
      </w:pPr>
      <w:r w:rsidRPr="00F5541A">
        <w:rPr>
          <w:rFonts w:ascii="FangSong" w:eastAsia="FangSong" w:hAnsi="FangSong" w:hint="eastAsia"/>
          <w:sz w:val="28"/>
          <w:szCs w:val="28"/>
        </w:rPr>
        <w:t>系统前端界面需要多国语言支持，目前至少需要支持简体中文、英文。</w:t>
      </w:r>
    </w:p>
    <w:p w14:paraId="1A84696A" w14:textId="77777777" w:rsidR="00F5541A" w:rsidRPr="00F5541A" w:rsidRDefault="00F5541A" w:rsidP="00C53242">
      <w:pPr>
        <w:pStyle w:val="a5"/>
        <w:widowControl/>
        <w:numPr>
          <w:ilvl w:val="0"/>
          <w:numId w:val="22"/>
        </w:numPr>
        <w:spacing w:beforeLines="50" w:before="156" w:afterLines="50" w:after="156" w:line="360" w:lineRule="auto"/>
        <w:ind w:firstLineChars="0"/>
        <w:jc w:val="left"/>
        <w:rPr>
          <w:rFonts w:ascii="FangSong" w:eastAsia="FangSong" w:hAnsi="FangSong"/>
          <w:sz w:val="28"/>
          <w:szCs w:val="28"/>
        </w:rPr>
      </w:pPr>
      <w:r w:rsidRPr="00F5541A">
        <w:rPr>
          <w:rFonts w:ascii="FangSong" w:eastAsia="FangSong" w:hAnsi="FangSong" w:hint="eastAsia"/>
          <w:sz w:val="28"/>
          <w:szCs w:val="28"/>
        </w:rPr>
        <w:t>在中文环境下支持百度地图，在英文环境下支持谷歌地图。</w:t>
      </w:r>
    </w:p>
    <w:p w14:paraId="3D91B974" w14:textId="77777777" w:rsidR="00F5541A" w:rsidRPr="002448BB" w:rsidRDefault="00F5541A" w:rsidP="00470F0A">
      <w:pPr>
        <w:rPr>
          <w:rFonts w:ascii="FangSong" w:eastAsia="FangSong" w:hAnsi="FangSong"/>
          <w:sz w:val="28"/>
          <w:szCs w:val="28"/>
        </w:rPr>
      </w:pPr>
    </w:p>
    <w:p w14:paraId="326C1CA0" w14:textId="665E1F31" w:rsidR="00C574EF" w:rsidRPr="00B27DD6" w:rsidRDefault="00470F0A" w:rsidP="00B27DD6">
      <w:pPr>
        <w:widowControl/>
        <w:jc w:val="left"/>
        <w:rPr>
          <w:rFonts w:ascii="Microsoft YaHei" w:eastAsia="Microsoft YaHei" w:hAnsi="Microsoft YaHei" w:cstheme="majorBidi" w:hint="eastAsia"/>
          <w:b/>
          <w:bCs/>
          <w:sz w:val="32"/>
          <w:szCs w:val="32"/>
        </w:rPr>
      </w:pPr>
      <w:r>
        <w:rPr>
          <w:rFonts w:ascii="Microsoft YaHei" w:eastAsia="Microsoft YaHei" w:hAnsi="Microsoft YaHei"/>
        </w:rPr>
        <w:br w:type="page"/>
      </w:r>
    </w:p>
    <w:p w14:paraId="52898CB3" w14:textId="5AB56ECD" w:rsidR="005770D6" w:rsidRPr="005770D6" w:rsidRDefault="005770D6" w:rsidP="005770D6">
      <w:pPr>
        <w:widowControl/>
        <w:jc w:val="left"/>
      </w:pPr>
      <w:r>
        <w:lastRenderedPageBreak/>
        <w:br w:type="page"/>
      </w:r>
    </w:p>
    <w:p w14:paraId="1554D61C" w14:textId="5C5F7541" w:rsidR="00403AD1" w:rsidRPr="00081C72" w:rsidRDefault="00403AD1" w:rsidP="00C53242">
      <w:pPr>
        <w:pStyle w:val="2"/>
        <w:numPr>
          <w:ilvl w:val="0"/>
          <w:numId w:val="1"/>
        </w:numPr>
        <w:rPr>
          <w:rFonts w:ascii="Microsoft YaHei" w:eastAsia="Microsoft YaHei" w:hAnsi="Microsoft YaHei"/>
        </w:rPr>
      </w:pPr>
      <w:bookmarkStart w:id="97" w:name="_Toc527611578"/>
      <w:r w:rsidRPr="00081C72">
        <w:rPr>
          <w:rFonts w:ascii="Microsoft YaHei" w:eastAsia="Microsoft YaHei" w:hAnsi="Microsoft YaHei" w:hint="eastAsia"/>
        </w:rPr>
        <w:lastRenderedPageBreak/>
        <w:t>测试</w:t>
      </w:r>
      <w:r w:rsidR="00884247">
        <w:rPr>
          <w:rFonts w:ascii="Microsoft YaHei" w:eastAsia="Microsoft YaHei" w:hAnsi="Microsoft YaHei" w:hint="eastAsia"/>
        </w:rPr>
        <w:t>（演示）</w:t>
      </w:r>
      <w:r w:rsidRPr="00081C72">
        <w:rPr>
          <w:rFonts w:ascii="Microsoft YaHei" w:eastAsia="Microsoft YaHei" w:hAnsi="Microsoft YaHei" w:hint="eastAsia"/>
        </w:rPr>
        <w:t>环境要求</w:t>
      </w:r>
      <w:bookmarkEnd w:id="97"/>
    </w:p>
    <w:p w14:paraId="7E964ACE" w14:textId="3BA4AD78" w:rsidR="004D1182" w:rsidRPr="007B0C8E" w:rsidRDefault="009F062D" w:rsidP="007B0C8E">
      <w:pPr>
        <w:ind w:firstLine="420"/>
        <w:rPr>
          <w:rFonts w:ascii="FangSong" w:eastAsia="FangSong" w:hAnsi="FangSong"/>
          <w:sz w:val="28"/>
          <w:szCs w:val="28"/>
        </w:rPr>
      </w:pPr>
      <w:r w:rsidRPr="007B0C8E">
        <w:rPr>
          <w:rFonts w:ascii="FangSong" w:eastAsia="FangSong" w:hAnsi="FangSong" w:hint="eastAsia"/>
          <w:sz w:val="28"/>
          <w:szCs w:val="28"/>
        </w:rPr>
        <w:t>智能抄表系统在开发过程中，需要能够至少</w:t>
      </w:r>
      <w:r w:rsidR="00963E32" w:rsidRPr="007B0C8E">
        <w:rPr>
          <w:rFonts w:ascii="FangSong" w:eastAsia="FangSong" w:hAnsi="FangSong" w:hint="eastAsia"/>
          <w:sz w:val="28"/>
          <w:szCs w:val="28"/>
        </w:rPr>
        <w:t>保证</w:t>
      </w:r>
      <w:r w:rsidRPr="007B0C8E">
        <w:rPr>
          <w:rFonts w:ascii="FangSong" w:eastAsia="FangSong" w:hAnsi="FangSong" w:hint="eastAsia"/>
          <w:sz w:val="28"/>
          <w:szCs w:val="28"/>
        </w:rPr>
        <w:t>有一台测试服务器进行功能测试</w:t>
      </w:r>
      <w:r w:rsidR="00963E32" w:rsidRPr="007B0C8E">
        <w:rPr>
          <w:rFonts w:ascii="FangSong" w:eastAsia="FangSong" w:hAnsi="FangSong" w:hint="eastAsia"/>
          <w:sz w:val="28"/>
          <w:szCs w:val="28"/>
        </w:rPr>
        <w:t>及</w:t>
      </w:r>
      <w:r w:rsidRPr="007B0C8E">
        <w:rPr>
          <w:rFonts w:ascii="FangSong" w:eastAsia="FangSong" w:hAnsi="FangSong" w:hint="eastAsia"/>
          <w:sz w:val="28"/>
          <w:szCs w:val="28"/>
        </w:rPr>
        <w:t>演示，该服务器硬件要求如下：</w:t>
      </w:r>
    </w:p>
    <w:tbl>
      <w:tblPr>
        <w:tblStyle w:val="ad"/>
        <w:tblW w:w="0" w:type="auto"/>
        <w:tblLook w:val="04A0" w:firstRow="1" w:lastRow="0" w:firstColumn="1" w:lastColumn="0" w:noHBand="0" w:noVBand="1"/>
      </w:tblPr>
      <w:tblGrid>
        <w:gridCol w:w="4145"/>
        <w:gridCol w:w="4145"/>
      </w:tblGrid>
      <w:tr w:rsidR="00DC5C2A" w14:paraId="2D7328EC" w14:textId="77777777" w:rsidTr="00DC5C2A">
        <w:tc>
          <w:tcPr>
            <w:tcW w:w="4145" w:type="dxa"/>
          </w:tcPr>
          <w:p w14:paraId="6D534170" w14:textId="4DB4F291" w:rsidR="00DC5C2A" w:rsidRPr="00955BFE" w:rsidRDefault="005D419D">
            <w:pPr>
              <w:widowControl/>
              <w:jc w:val="left"/>
              <w:rPr>
                <w:rFonts w:ascii="Microsoft YaHei" w:eastAsia="Microsoft YaHei" w:hAnsi="Microsoft YaHei"/>
                <w:b/>
              </w:rPr>
            </w:pPr>
            <w:r w:rsidRPr="00955BFE">
              <w:rPr>
                <w:rFonts w:ascii="Microsoft YaHei" w:eastAsia="Microsoft YaHei" w:hAnsi="Microsoft YaHei"/>
                <w:b/>
              </w:rPr>
              <w:br w:type="page"/>
            </w:r>
            <w:r w:rsidR="003B1C8C" w:rsidRPr="00955BFE">
              <w:rPr>
                <w:rFonts w:ascii="Microsoft YaHei" w:eastAsia="Microsoft YaHei" w:hAnsi="Microsoft YaHei" w:hint="eastAsia"/>
                <w:b/>
              </w:rPr>
              <w:t>指标项</w:t>
            </w:r>
          </w:p>
        </w:tc>
        <w:tc>
          <w:tcPr>
            <w:tcW w:w="4145" w:type="dxa"/>
          </w:tcPr>
          <w:p w14:paraId="2E026897" w14:textId="06EF412F" w:rsidR="00DC5C2A" w:rsidRPr="00955BFE" w:rsidRDefault="005E3846">
            <w:pPr>
              <w:widowControl/>
              <w:jc w:val="left"/>
              <w:rPr>
                <w:rFonts w:ascii="Microsoft YaHei" w:eastAsia="Microsoft YaHei" w:hAnsi="Microsoft YaHei"/>
                <w:b/>
              </w:rPr>
            </w:pPr>
            <w:r>
              <w:rPr>
                <w:rFonts w:ascii="Microsoft YaHei" w:eastAsia="Microsoft YaHei" w:hAnsi="Microsoft YaHei" w:hint="eastAsia"/>
                <w:b/>
              </w:rPr>
              <w:t>基本</w:t>
            </w:r>
            <w:r w:rsidR="003B1C8C" w:rsidRPr="00955BFE">
              <w:rPr>
                <w:rFonts w:ascii="Microsoft YaHei" w:eastAsia="Microsoft YaHei" w:hAnsi="Microsoft YaHei" w:hint="eastAsia"/>
                <w:b/>
              </w:rPr>
              <w:t>要求描述</w:t>
            </w:r>
          </w:p>
        </w:tc>
      </w:tr>
      <w:tr w:rsidR="009E03A9" w14:paraId="5A57462E" w14:textId="77777777" w:rsidTr="00DC5C2A">
        <w:tc>
          <w:tcPr>
            <w:tcW w:w="4145" w:type="dxa"/>
          </w:tcPr>
          <w:p w14:paraId="25FACCD8" w14:textId="76BE8E81" w:rsidR="009E03A9" w:rsidRPr="00922389" w:rsidRDefault="009E03A9"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操作系统</w:t>
            </w:r>
          </w:p>
        </w:tc>
        <w:tc>
          <w:tcPr>
            <w:tcW w:w="4145" w:type="dxa"/>
          </w:tcPr>
          <w:p w14:paraId="219132D1" w14:textId="4A16B815" w:rsidR="009E03A9" w:rsidRPr="00922389" w:rsidRDefault="009E03A9" w:rsidP="007B0C8E">
            <w:pPr>
              <w:widowControl/>
              <w:spacing w:line="360" w:lineRule="auto"/>
              <w:jc w:val="left"/>
              <w:rPr>
                <w:rFonts w:ascii="FangSong" w:eastAsia="FangSong" w:hAnsi="FangSong"/>
                <w:sz w:val="28"/>
                <w:szCs w:val="28"/>
              </w:rPr>
            </w:pPr>
            <w:proofErr w:type="spellStart"/>
            <w:r w:rsidRPr="00922389">
              <w:rPr>
                <w:rFonts w:ascii="FangSong" w:eastAsia="FangSong" w:hAnsi="FangSong" w:hint="eastAsia"/>
                <w:sz w:val="28"/>
                <w:szCs w:val="28"/>
              </w:rPr>
              <w:t>linux</w:t>
            </w:r>
            <w:proofErr w:type="spellEnd"/>
            <w:r w:rsidRPr="00922389">
              <w:rPr>
                <w:rFonts w:ascii="FangSong" w:eastAsia="FangSong" w:hAnsi="FangSong" w:hint="eastAsia"/>
                <w:sz w:val="28"/>
                <w:szCs w:val="28"/>
              </w:rPr>
              <w:t>（</w:t>
            </w:r>
            <w:proofErr w:type="spellStart"/>
            <w:r w:rsidR="007950A0" w:rsidRPr="00922389">
              <w:rPr>
                <w:rFonts w:ascii="FangSong" w:eastAsia="FangSong" w:hAnsi="FangSong" w:hint="eastAsia"/>
                <w:sz w:val="28"/>
                <w:szCs w:val="28"/>
              </w:rPr>
              <w:t>CentOS</w:t>
            </w:r>
            <w:proofErr w:type="spellEnd"/>
            <w:r w:rsidR="007950A0" w:rsidRPr="00922389">
              <w:rPr>
                <w:rFonts w:ascii="FangSong" w:eastAsia="FangSong" w:hAnsi="FangSong" w:hint="eastAsia"/>
                <w:sz w:val="28"/>
                <w:szCs w:val="28"/>
              </w:rPr>
              <w:t>、SUSE等均可）</w:t>
            </w:r>
            <w:r w:rsidR="0056539E" w:rsidRPr="00922389">
              <w:rPr>
                <w:rFonts w:ascii="FangSong" w:eastAsia="FangSong" w:hAnsi="FangSong" w:hint="eastAsia"/>
                <w:sz w:val="28"/>
                <w:szCs w:val="28"/>
              </w:rPr>
              <w:t>，64位。</w:t>
            </w:r>
          </w:p>
        </w:tc>
      </w:tr>
      <w:tr w:rsidR="00DC5C2A" w14:paraId="27B2D354" w14:textId="77777777" w:rsidTr="00DC5C2A">
        <w:tc>
          <w:tcPr>
            <w:tcW w:w="4145" w:type="dxa"/>
          </w:tcPr>
          <w:p w14:paraId="35F5A4D3" w14:textId="00E2B823"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CPU</w:t>
            </w:r>
          </w:p>
        </w:tc>
        <w:tc>
          <w:tcPr>
            <w:tcW w:w="4145" w:type="dxa"/>
          </w:tcPr>
          <w:p w14:paraId="2BC10A3F" w14:textId="5AB9D4DB"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4核及以上</w:t>
            </w:r>
          </w:p>
        </w:tc>
      </w:tr>
      <w:tr w:rsidR="00DC5C2A" w14:paraId="5CDCF67E" w14:textId="77777777" w:rsidTr="00DC5C2A">
        <w:tc>
          <w:tcPr>
            <w:tcW w:w="4145" w:type="dxa"/>
          </w:tcPr>
          <w:p w14:paraId="1261F916" w14:textId="2627B6BE"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内存</w:t>
            </w:r>
          </w:p>
        </w:tc>
        <w:tc>
          <w:tcPr>
            <w:tcW w:w="4145" w:type="dxa"/>
          </w:tcPr>
          <w:p w14:paraId="539D83FA" w14:textId="779EFD21"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8GB及以上</w:t>
            </w:r>
          </w:p>
        </w:tc>
      </w:tr>
      <w:tr w:rsidR="00DC5C2A" w14:paraId="24CAD20D" w14:textId="77777777" w:rsidTr="00DC5C2A">
        <w:tc>
          <w:tcPr>
            <w:tcW w:w="4145" w:type="dxa"/>
          </w:tcPr>
          <w:p w14:paraId="23E93676" w14:textId="2961DB44"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磁盘</w:t>
            </w:r>
          </w:p>
        </w:tc>
        <w:tc>
          <w:tcPr>
            <w:tcW w:w="4145" w:type="dxa"/>
          </w:tcPr>
          <w:p w14:paraId="44DB1BEB" w14:textId="65A9D025" w:rsidR="00DC5C2A" w:rsidRPr="00922389" w:rsidRDefault="00B9705A"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80GB及以上</w:t>
            </w:r>
          </w:p>
        </w:tc>
      </w:tr>
      <w:tr w:rsidR="00B9705A" w14:paraId="222882FC" w14:textId="77777777" w:rsidTr="00DC5C2A">
        <w:tc>
          <w:tcPr>
            <w:tcW w:w="4145" w:type="dxa"/>
          </w:tcPr>
          <w:p w14:paraId="3177448D" w14:textId="63DAD7EA" w:rsidR="00B9705A" w:rsidRPr="00922389" w:rsidRDefault="00373971"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网络</w:t>
            </w:r>
          </w:p>
        </w:tc>
        <w:tc>
          <w:tcPr>
            <w:tcW w:w="4145" w:type="dxa"/>
          </w:tcPr>
          <w:p w14:paraId="478DB368" w14:textId="52561029" w:rsidR="00B9705A" w:rsidRPr="00922389" w:rsidRDefault="00373971" w:rsidP="007B0C8E">
            <w:pPr>
              <w:widowControl/>
              <w:spacing w:line="360" w:lineRule="auto"/>
              <w:jc w:val="left"/>
              <w:rPr>
                <w:rFonts w:ascii="FangSong" w:eastAsia="FangSong" w:hAnsi="FangSong"/>
                <w:sz w:val="28"/>
                <w:szCs w:val="28"/>
              </w:rPr>
            </w:pPr>
            <w:r w:rsidRPr="00922389">
              <w:rPr>
                <w:rFonts w:ascii="FangSong" w:eastAsia="FangSong" w:hAnsi="FangSong" w:hint="eastAsia"/>
                <w:sz w:val="28"/>
                <w:szCs w:val="28"/>
              </w:rPr>
              <w:t>公网可以访问</w:t>
            </w:r>
          </w:p>
        </w:tc>
      </w:tr>
    </w:tbl>
    <w:p w14:paraId="35BB1C55" w14:textId="172C141F" w:rsidR="00DC5C2A" w:rsidRDefault="00DC5C2A">
      <w:pPr>
        <w:widowControl/>
        <w:jc w:val="left"/>
      </w:pPr>
    </w:p>
    <w:p w14:paraId="110CA9A1" w14:textId="77777777" w:rsidR="00DC5C2A" w:rsidRDefault="00DC5C2A">
      <w:pPr>
        <w:widowControl/>
        <w:jc w:val="left"/>
      </w:pPr>
      <w:r>
        <w:br w:type="page"/>
      </w:r>
    </w:p>
    <w:p w14:paraId="66C0C0E3" w14:textId="65ECC4D1" w:rsidR="004D1182" w:rsidRPr="00081C72" w:rsidRDefault="00403AD1" w:rsidP="00C53242">
      <w:pPr>
        <w:pStyle w:val="2"/>
        <w:numPr>
          <w:ilvl w:val="0"/>
          <w:numId w:val="1"/>
        </w:numPr>
        <w:rPr>
          <w:rFonts w:ascii="Microsoft YaHei" w:eastAsia="Microsoft YaHei" w:hAnsi="Microsoft YaHei"/>
        </w:rPr>
      </w:pPr>
      <w:bookmarkStart w:id="98" w:name="_Toc527611579"/>
      <w:r w:rsidRPr="00081C72">
        <w:rPr>
          <w:rFonts w:ascii="Microsoft YaHei" w:eastAsia="Microsoft YaHei" w:hAnsi="Microsoft YaHei" w:hint="eastAsia"/>
        </w:rPr>
        <w:lastRenderedPageBreak/>
        <w:t>需求</w:t>
      </w:r>
      <w:r w:rsidR="00FA582E" w:rsidRPr="00081C72">
        <w:rPr>
          <w:rFonts w:ascii="Microsoft YaHei" w:eastAsia="Microsoft YaHei" w:hAnsi="Microsoft YaHei" w:hint="eastAsia"/>
        </w:rPr>
        <w:t>对接要求</w:t>
      </w:r>
      <w:bookmarkEnd w:id="98"/>
    </w:p>
    <w:p w14:paraId="47477F89" w14:textId="5C05F75E" w:rsidR="004D1182" w:rsidRPr="00D22697" w:rsidRDefault="007E5F08" w:rsidP="00D22697">
      <w:pPr>
        <w:spacing w:line="360" w:lineRule="auto"/>
        <w:ind w:firstLine="420"/>
        <w:rPr>
          <w:rFonts w:ascii="FangSong" w:eastAsia="FangSong" w:hAnsi="FangSong"/>
          <w:sz w:val="28"/>
          <w:szCs w:val="28"/>
        </w:rPr>
      </w:pPr>
      <w:r w:rsidRPr="00D22697">
        <w:rPr>
          <w:rFonts w:ascii="FangSong" w:eastAsia="FangSong" w:hAnsi="FangSong" w:hint="eastAsia"/>
          <w:sz w:val="28"/>
          <w:szCs w:val="28"/>
        </w:rPr>
        <w:t>为了保证双方</w:t>
      </w:r>
      <w:r w:rsidR="00345138" w:rsidRPr="00D22697">
        <w:rPr>
          <w:rFonts w:ascii="FangSong" w:eastAsia="FangSong" w:hAnsi="FangSong" w:hint="eastAsia"/>
          <w:sz w:val="28"/>
          <w:szCs w:val="28"/>
        </w:rPr>
        <w:t>需求沟通顺畅，长虹公司和卓影公司需要指定专门的项目</w:t>
      </w:r>
      <w:r w:rsidR="009D3130" w:rsidRPr="00D22697">
        <w:rPr>
          <w:rFonts w:ascii="FangSong" w:eastAsia="FangSong" w:hAnsi="FangSong" w:hint="eastAsia"/>
          <w:sz w:val="28"/>
          <w:szCs w:val="28"/>
        </w:rPr>
        <w:t>负责</w:t>
      </w:r>
      <w:r w:rsidR="00345138" w:rsidRPr="00D22697">
        <w:rPr>
          <w:rFonts w:ascii="FangSong" w:eastAsia="FangSong" w:hAnsi="FangSong" w:hint="eastAsia"/>
          <w:sz w:val="28"/>
          <w:szCs w:val="28"/>
        </w:rPr>
        <w:t>人</w:t>
      </w:r>
      <w:r w:rsidR="00733AFB" w:rsidRPr="00D22697">
        <w:rPr>
          <w:rFonts w:ascii="FangSong" w:eastAsia="FangSong" w:hAnsi="FangSong" w:hint="eastAsia"/>
          <w:sz w:val="28"/>
          <w:szCs w:val="28"/>
        </w:rPr>
        <w:t>，在整个项目</w:t>
      </w:r>
      <w:r w:rsidR="002478E3" w:rsidRPr="00D22697">
        <w:rPr>
          <w:rFonts w:ascii="FangSong" w:eastAsia="FangSong" w:hAnsi="FangSong" w:hint="eastAsia"/>
          <w:sz w:val="28"/>
          <w:szCs w:val="28"/>
        </w:rPr>
        <w:t>的需求搜集、</w:t>
      </w:r>
      <w:r w:rsidR="00733AFB" w:rsidRPr="00D22697">
        <w:rPr>
          <w:rFonts w:ascii="FangSong" w:eastAsia="FangSong" w:hAnsi="FangSong" w:hint="eastAsia"/>
          <w:sz w:val="28"/>
          <w:szCs w:val="28"/>
        </w:rPr>
        <w:t>开发和实施过程中，由</w:t>
      </w:r>
      <w:r w:rsidR="002478E3" w:rsidRPr="00D22697">
        <w:rPr>
          <w:rFonts w:ascii="FangSong" w:eastAsia="FangSong" w:hAnsi="FangSong" w:hint="eastAsia"/>
          <w:sz w:val="28"/>
          <w:szCs w:val="28"/>
        </w:rPr>
        <w:t>项目负责人统一</w:t>
      </w:r>
      <w:r w:rsidR="00C7415D" w:rsidRPr="00D22697">
        <w:rPr>
          <w:rFonts w:ascii="FangSong" w:eastAsia="FangSong" w:hAnsi="FangSong" w:hint="eastAsia"/>
          <w:sz w:val="28"/>
          <w:szCs w:val="28"/>
        </w:rPr>
        <w:t>协调整个项目</w:t>
      </w:r>
      <w:r w:rsidR="00EE33B6" w:rsidRPr="00D22697">
        <w:rPr>
          <w:rFonts w:ascii="FangSong" w:eastAsia="FangSong" w:hAnsi="FangSong" w:hint="eastAsia"/>
          <w:sz w:val="28"/>
          <w:szCs w:val="28"/>
        </w:rPr>
        <w:t>的产品</w:t>
      </w:r>
      <w:r w:rsidR="00CA58F0" w:rsidRPr="00D22697">
        <w:rPr>
          <w:rFonts w:ascii="FangSong" w:eastAsia="FangSong" w:hAnsi="FangSong" w:hint="eastAsia"/>
          <w:sz w:val="28"/>
          <w:szCs w:val="28"/>
        </w:rPr>
        <w:t>需求搜集和开发工作。</w:t>
      </w:r>
    </w:p>
    <w:tbl>
      <w:tblPr>
        <w:tblStyle w:val="ad"/>
        <w:tblW w:w="0" w:type="auto"/>
        <w:tblLook w:val="04A0" w:firstRow="1" w:lastRow="0" w:firstColumn="1" w:lastColumn="0" w:noHBand="0" w:noVBand="1"/>
      </w:tblPr>
      <w:tblGrid>
        <w:gridCol w:w="3681"/>
        <w:gridCol w:w="1173"/>
        <w:gridCol w:w="3436"/>
      </w:tblGrid>
      <w:tr w:rsidR="00F703DF" w14:paraId="459254AB" w14:textId="77777777" w:rsidTr="00D22697">
        <w:tc>
          <w:tcPr>
            <w:tcW w:w="3681" w:type="dxa"/>
          </w:tcPr>
          <w:p w14:paraId="195C8F4A" w14:textId="68558963" w:rsidR="00345138" w:rsidRPr="00345138" w:rsidRDefault="00345138" w:rsidP="00345138">
            <w:pPr>
              <w:rPr>
                <w:rFonts w:ascii="Microsoft YaHei" w:eastAsia="Microsoft YaHei" w:hAnsi="Microsoft YaHei"/>
                <w:b/>
              </w:rPr>
            </w:pPr>
            <w:r w:rsidRPr="00345138">
              <w:rPr>
                <w:rFonts w:ascii="Microsoft YaHei" w:eastAsia="Microsoft YaHei" w:hAnsi="Microsoft YaHei" w:hint="eastAsia"/>
                <w:b/>
              </w:rPr>
              <w:t>公司名称</w:t>
            </w:r>
          </w:p>
        </w:tc>
        <w:tc>
          <w:tcPr>
            <w:tcW w:w="1173" w:type="dxa"/>
          </w:tcPr>
          <w:p w14:paraId="0EF1B8DE" w14:textId="32095AFB" w:rsidR="00345138" w:rsidRPr="00345138" w:rsidRDefault="00FA05D0" w:rsidP="00345138">
            <w:pPr>
              <w:rPr>
                <w:rFonts w:ascii="Microsoft YaHei" w:eastAsia="Microsoft YaHei" w:hAnsi="Microsoft YaHei"/>
                <w:b/>
              </w:rPr>
            </w:pPr>
            <w:r>
              <w:rPr>
                <w:rFonts w:ascii="Microsoft YaHei" w:eastAsia="Microsoft YaHei" w:hAnsi="Microsoft YaHei" w:hint="eastAsia"/>
                <w:b/>
              </w:rPr>
              <w:t>负责</w:t>
            </w:r>
            <w:r w:rsidR="00345138" w:rsidRPr="00345138">
              <w:rPr>
                <w:rFonts w:ascii="Microsoft YaHei" w:eastAsia="Microsoft YaHei" w:hAnsi="Microsoft YaHei" w:hint="eastAsia"/>
                <w:b/>
              </w:rPr>
              <w:t>人</w:t>
            </w:r>
          </w:p>
        </w:tc>
        <w:tc>
          <w:tcPr>
            <w:tcW w:w="3436" w:type="dxa"/>
          </w:tcPr>
          <w:p w14:paraId="6A4DCBDA" w14:textId="41E9187F" w:rsidR="00345138" w:rsidRPr="00345138" w:rsidRDefault="00345138" w:rsidP="00345138">
            <w:pPr>
              <w:rPr>
                <w:rFonts w:ascii="Microsoft YaHei" w:eastAsia="Microsoft YaHei" w:hAnsi="Microsoft YaHei"/>
                <w:b/>
              </w:rPr>
            </w:pPr>
            <w:r w:rsidRPr="00345138">
              <w:rPr>
                <w:rFonts w:ascii="Microsoft YaHei" w:eastAsia="Microsoft YaHei" w:hAnsi="Microsoft YaHei" w:hint="eastAsia"/>
                <w:b/>
              </w:rPr>
              <w:t>联系方式</w:t>
            </w:r>
          </w:p>
        </w:tc>
      </w:tr>
      <w:tr w:rsidR="00F703DF" w14:paraId="63383CF7" w14:textId="77777777" w:rsidTr="00D22697">
        <w:tc>
          <w:tcPr>
            <w:tcW w:w="3681" w:type="dxa"/>
          </w:tcPr>
          <w:p w14:paraId="19C7023C" w14:textId="38AD818A" w:rsidR="00345138" w:rsidRPr="00D22697" w:rsidRDefault="00F703DF" w:rsidP="00D22697">
            <w:pPr>
              <w:spacing w:line="360" w:lineRule="auto"/>
              <w:rPr>
                <w:rFonts w:ascii="FangSong" w:eastAsia="FangSong" w:hAnsi="FangSong"/>
                <w:sz w:val="28"/>
                <w:szCs w:val="28"/>
              </w:rPr>
            </w:pPr>
            <w:r w:rsidRPr="00D22697">
              <w:rPr>
                <w:rFonts w:ascii="FangSong" w:eastAsia="FangSong" w:hAnsi="FangSong" w:hint="eastAsia"/>
                <w:sz w:val="28"/>
                <w:szCs w:val="28"/>
              </w:rPr>
              <w:t>四川</w:t>
            </w:r>
            <w:r w:rsidR="00170607" w:rsidRPr="00D22697">
              <w:rPr>
                <w:rFonts w:ascii="FangSong" w:eastAsia="FangSong" w:hAnsi="FangSong"/>
                <w:sz w:val="28"/>
                <w:szCs w:val="28"/>
              </w:rPr>
              <w:t>长虹网络科技有限责任公司</w:t>
            </w:r>
          </w:p>
        </w:tc>
        <w:tc>
          <w:tcPr>
            <w:tcW w:w="1173" w:type="dxa"/>
          </w:tcPr>
          <w:p w14:paraId="02AD70AC" w14:textId="77777777" w:rsidR="00345138" w:rsidRPr="00D22697" w:rsidRDefault="00345138" w:rsidP="00D22697">
            <w:pPr>
              <w:spacing w:line="360" w:lineRule="auto"/>
              <w:rPr>
                <w:rFonts w:ascii="FangSong" w:eastAsia="FangSong" w:hAnsi="FangSong"/>
                <w:sz w:val="28"/>
                <w:szCs w:val="28"/>
              </w:rPr>
            </w:pPr>
          </w:p>
        </w:tc>
        <w:tc>
          <w:tcPr>
            <w:tcW w:w="3436" w:type="dxa"/>
          </w:tcPr>
          <w:p w14:paraId="52C824CA" w14:textId="77777777" w:rsidR="00345138" w:rsidRPr="00D22697" w:rsidRDefault="00345138" w:rsidP="00D22697">
            <w:pPr>
              <w:spacing w:line="360" w:lineRule="auto"/>
              <w:rPr>
                <w:rFonts w:ascii="FangSong" w:eastAsia="FangSong" w:hAnsi="FangSong"/>
                <w:sz w:val="28"/>
                <w:szCs w:val="28"/>
              </w:rPr>
            </w:pPr>
          </w:p>
        </w:tc>
      </w:tr>
      <w:tr w:rsidR="00F703DF" w14:paraId="6BA95B31" w14:textId="77777777" w:rsidTr="00D22697">
        <w:tc>
          <w:tcPr>
            <w:tcW w:w="3681" w:type="dxa"/>
          </w:tcPr>
          <w:p w14:paraId="7F87A991" w14:textId="1917DE01" w:rsidR="00345138" w:rsidRPr="00D22697" w:rsidRDefault="00F703DF" w:rsidP="00D22697">
            <w:pPr>
              <w:spacing w:line="360" w:lineRule="auto"/>
              <w:rPr>
                <w:rFonts w:ascii="FangSong" w:eastAsia="FangSong" w:hAnsi="FangSong"/>
                <w:sz w:val="28"/>
                <w:szCs w:val="28"/>
              </w:rPr>
            </w:pPr>
            <w:r w:rsidRPr="00D22697">
              <w:rPr>
                <w:rFonts w:ascii="FangSong" w:eastAsia="FangSong" w:hAnsi="FangSong" w:hint="eastAsia"/>
                <w:sz w:val="28"/>
                <w:szCs w:val="28"/>
              </w:rPr>
              <w:t>成都卓影科技股份有限公司</w:t>
            </w:r>
          </w:p>
        </w:tc>
        <w:tc>
          <w:tcPr>
            <w:tcW w:w="1173" w:type="dxa"/>
          </w:tcPr>
          <w:p w14:paraId="128117B7" w14:textId="0D1E6542" w:rsidR="00345138" w:rsidRPr="00D22697" w:rsidRDefault="00F703DF" w:rsidP="00D22697">
            <w:pPr>
              <w:spacing w:line="360" w:lineRule="auto"/>
              <w:rPr>
                <w:rFonts w:ascii="FangSong" w:eastAsia="FangSong" w:hAnsi="FangSong"/>
                <w:sz w:val="28"/>
                <w:szCs w:val="28"/>
              </w:rPr>
            </w:pPr>
            <w:r w:rsidRPr="00D22697">
              <w:rPr>
                <w:rFonts w:ascii="FangSong" w:eastAsia="FangSong" w:hAnsi="FangSong" w:hint="eastAsia"/>
                <w:sz w:val="28"/>
                <w:szCs w:val="28"/>
              </w:rPr>
              <w:t>范光雄</w:t>
            </w:r>
          </w:p>
        </w:tc>
        <w:tc>
          <w:tcPr>
            <w:tcW w:w="3436" w:type="dxa"/>
          </w:tcPr>
          <w:p w14:paraId="7D777AA7" w14:textId="621F514B" w:rsidR="00345138" w:rsidRPr="00D22697" w:rsidRDefault="00F703DF" w:rsidP="00D22697">
            <w:pPr>
              <w:spacing w:line="360" w:lineRule="auto"/>
              <w:rPr>
                <w:rFonts w:ascii="FangSong" w:eastAsia="FangSong" w:hAnsi="FangSong"/>
                <w:sz w:val="28"/>
                <w:szCs w:val="28"/>
              </w:rPr>
            </w:pPr>
            <w:r w:rsidRPr="00D22697">
              <w:rPr>
                <w:rFonts w:ascii="FangSong" w:eastAsia="FangSong" w:hAnsi="FangSong" w:hint="eastAsia"/>
                <w:sz w:val="28"/>
                <w:szCs w:val="28"/>
              </w:rPr>
              <w:t>17725127083/15723302731</w:t>
            </w:r>
          </w:p>
        </w:tc>
      </w:tr>
    </w:tbl>
    <w:p w14:paraId="19852209" w14:textId="77777777" w:rsidR="00345138" w:rsidRPr="004D1182" w:rsidRDefault="00345138" w:rsidP="00345138">
      <w:pPr>
        <w:ind w:firstLine="420"/>
      </w:pPr>
    </w:p>
    <w:p w14:paraId="338CF468" w14:textId="77777777" w:rsidR="009C579E" w:rsidRPr="009C579E" w:rsidRDefault="009C579E" w:rsidP="009C579E"/>
    <w:sectPr w:rsidR="009C579E" w:rsidRPr="009C579E" w:rsidSect="001432B7">
      <w:headerReference w:type="default" r:id="rId14"/>
      <w:footerReference w:type="default" r:id="rId15"/>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gxfan" w:date="2018-05-15T09:10:00Z" w:initials="Microsoft">
    <w:p w14:paraId="5195742A" w14:textId="6D964D84" w:rsidR="00590CA8" w:rsidRDefault="00590CA8">
      <w:pPr>
        <w:pStyle w:val="ae"/>
      </w:pPr>
      <w:r>
        <w:rPr>
          <w:rStyle w:val="af0"/>
        </w:rPr>
        <w:annotationRef/>
      </w:r>
    </w:p>
  </w:comment>
  <w:comment w:id="17" w:author="Microsoft Office 用户" w:date="2018-05-14T19:32:00Z" w:initials="Office">
    <w:p w14:paraId="019BD40A" w14:textId="03D7E522" w:rsidR="00590CA8" w:rsidRDefault="00590CA8">
      <w:pPr>
        <w:pStyle w:val="ae"/>
      </w:pPr>
      <w:r>
        <w:rPr>
          <w:rStyle w:val="af0"/>
        </w:rPr>
        <w:annotationRef/>
      </w:r>
      <w:r>
        <w:rPr>
          <w:rFonts w:hint="eastAsia"/>
        </w:rPr>
        <w:t>供水量修改为抄表总水量</w:t>
      </w:r>
    </w:p>
  </w:comment>
  <w:comment w:id="19" w:author="Microsoft Office 用户" w:date="2018-05-14T19:26:00Z" w:initials="Office">
    <w:p w14:paraId="0532FBF9" w14:textId="7B8E3990" w:rsidR="00590CA8" w:rsidRDefault="00590CA8">
      <w:pPr>
        <w:pStyle w:val="ae"/>
      </w:pPr>
      <w:r>
        <w:rPr>
          <w:rStyle w:val="af0"/>
        </w:rPr>
        <w:annotationRef/>
      </w:r>
      <w:r>
        <w:rPr>
          <w:rFonts w:hint="eastAsia"/>
        </w:rPr>
        <w:t>新增</w:t>
      </w:r>
    </w:p>
  </w:comment>
  <w:comment w:id="29" w:author="gxfan" w:date="2018-05-14T19:49:00Z" w:initials="Microsoft">
    <w:p w14:paraId="742E4AED" w14:textId="47FA445C" w:rsidR="00590CA8" w:rsidRDefault="00590CA8">
      <w:pPr>
        <w:pStyle w:val="ae"/>
      </w:pPr>
      <w:r>
        <w:rPr>
          <w:rStyle w:val="af0"/>
        </w:rPr>
        <w:annotationRef/>
      </w:r>
      <w:r>
        <w:rPr>
          <w:rFonts w:hint="eastAsia"/>
        </w:rPr>
        <w:t>新增</w:t>
      </w:r>
    </w:p>
  </w:comment>
  <w:comment w:id="30" w:author="gxfan" w:date="2018-05-14T19:51:00Z" w:initials="Microsoft">
    <w:p w14:paraId="128C608A" w14:textId="3A1BDB30" w:rsidR="00590CA8" w:rsidRDefault="00590CA8">
      <w:pPr>
        <w:pStyle w:val="ae"/>
      </w:pPr>
      <w:r>
        <w:rPr>
          <w:rStyle w:val="af0"/>
        </w:rPr>
        <w:annotationRef/>
      </w:r>
      <w:r>
        <w:rPr>
          <w:rFonts w:hint="eastAsia"/>
        </w:rPr>
        <w:t>最多7个项目</w:t>
      </w:r>
    </w:p>
  </w:comment>
  <w:comment w:id="32" w:author="gxfan" w:date="2018-05-14T19:53:00Z" w:initials="Microsoft">
    <w:p w14:paraId="3D67B2FF" w14:textId="7498EC9B" w:rsidR="00590CA8" w:rsidRDefault="00590CA8">
      <w:pPr>
        <w:pStyle w:val="ae"/>
      </w:pPr>
      <w:r>
        <w:rPr>
          <w:rStyle w:val="af0"/>
        </w:rPr>
        <w:annotationRef/>
      </w:r>
      <w:r>
        <w:rPr>
          <w:rFonts w:hint="eastAsia"/>
        </w:rPr>
        <w:t>新增</w:t>
      </w:r>
    </w:p>
  </w:comment>
  <w:comment w:id="33" w:author="gxfan" w:date="2018-05-14T19:54:00Z" w:initials="Microsoft">
    <w:p w14:paraId="64E5989C" w14:textId="7EF0BD3E" w:rsidR="00590CA8" w:rsidRDefault="00590CA8">
      <w:pPr>
        <w:pStyle w:val="ae"/>
      </w:pPr>
      <w:r>
        <w:rPr>
          <w:rStyle w:val="af0"/>
        </w:rPr>
        <w:annotationRef/>
      </w:r>
      <w:r>
        <w:rPr>
          <w:rFonts w:hint="eastAsia"/>
        </w:rPr>
        <w:t>新增</w:t>
      </w:r>
    </w:p>
  </w:comment>
  <w:comment w:id="36" w:author="gxfan" w:date="2018-05-14T19:56:00Z" w:initials="Microsoft">
    <w:p w14:paraId="48A1353F" w14:textId="0D29A8E8" w:rsidR="00590CA8" w:rsidRDefault="00590CA8">
      <w:pPr>
        <w:pStyle w:val="ae"/>
      </w:pPr>
      <w:r>
        <w:rPr>
          <w:rStyle w:val="af0"/>
        </w:rPr>
        <w:annotationRef/>
      </w:r>
      <w:r>
        <w:rPr>
          <w:rFonts w:hint="eastAsia"/>
        </w:rPr>
        <w:t>建议添加扫描线程进行实现</w:t>
      </w:r>
    </w:p>
  </w:comment>
  <w:comment w:id="41" w:author="gxfan" w:date="2018-05-23T11:23:00Z" w:initials="Microsoft">
    <w:p w14:paraId="4444DE18" w14:textId="21092333" w:rsidR="00590CA8" w:rsidRDefault="00590CA8">
      <w:pPr>
        <w:pStyle w:val="ae"/>
      </w:pPr>
      <w:r>
        <w:rPr>
          <w:rStyle w:val="af0"/>
        </w:rPr>
        <w:annotationRef/>
      </w:r>
      <w:r>
        <w:rPr>
          <w:rFonts w:hint="eastAsia"/>
        </w:rPr>
        <w:t>新增</w:t>
      </w:r>
    </w:p>
  </w:comment>
  <w:comment w:id="43" w:author="gxfan" w:date="2018-05-14T19:55:00Z" w:initials="Microsoft">
    <w:p w14:paraId="64E173A7" w14:textId="0E994F09" w:rsidR="00590CA8" w:rsidRDefault="00590CA8">
      <w:pPr>
        <w:pStyle w:val="ae"/>
      </w:pPr>
      <w:r>
        <w:rPr>
          <w:rStyle w:val="af0"/>
        </w:rPr>
        <w:annotationRef/>
      </w:r>
      <w:r>
        <w:rPr>
          <w:rFonts w:hint="eastAsia"/>
        </w:rPr>
        <w:t>新增</w:t>
      </w:r>
    </w:p>
  </w:comment>
  <w:comment w:id="79" w:author="gxfan" w:date="2018-05-14T19:38:00Z" w:initials="Microsoft">
    <w:p w14:paraId="083FDC63" w14:textId="4F0F95B2" w:rsidR="00590CA8" w:rsidRDefault="00590CA8">
      <w:pPr>
        <w:pStyle w:val="ae"/>
      </w:pPr>
      <w:r>
        <w:rPr>
          <w:rStyle w:val="af0"/>
        </w:rPr>
        <w:annotationRef/>
      </w:r>
      <w:r>
        <w:rPr>
          <w:rFonts w:hint="eastAsia"/>
        </w:rPr>
        <w:t>新增</w:t>
      </w:r>
    </w:p>
  </w:comment>
  <w:comment w:id="85" w:author="gxfan" w:date="2018-05-15T10:00:00Z" w:initials="Microsoft">
    <w:p w14:paraId="54CA6BF6" w14:textId="3535ACB2" w:rsidR="00590CA8" w:rsidRDefault="00590CA8">
      <w:pPr>
        <w:pStyle w:val="ae"/>
      </w:pPr>
      <w:r>
        <w:rPr>
          <w:rStyle w:val="af0"/>
        </w:rPr>
        <w:annotationRef/>
      </w:r>
      <w:r>
        <w:rPr>
          <w:rFonts w:hint="eastAsia"/>
        </w:rPr>
        <w:t>新增</w:t>
      </w:r>
    </w:p>
  </w:comment>
  <w:comment w:id="91" w:author="gxfan" w:date="2018-05-23T11:29:00Z" w:initials="Microsoft">
    <w:p w14:paraId="14C27330" w14:textId="5AE4774F" w:rsidR="00590CA8" w:rsidRDefault="00590CA8">
      <w:pPr>
        <w:pStyle w:val="ae"/>
      </w:pPr>
      <w:r>
        <w:rPr>
          <w:rStyle w:val="af0"/>
        </w:rPr>
        <w:annotationRef/>
      </w:r>
      <w:r>
        <w:rPr>
          <w:rFonts w:hint="eastAsia"/>
        </w:rPr>
        <w:t>新增</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95742A" w15:done="0"/>
  <w15:commentEx w15:paraId="019BD40A" w15:done="0"/>
  <w15:commentEx w15:paraId="0532FBF9" w15:done="0"/>
  <w15:commentEx w15:paraId="742E4AED" w15:done="0"/>
  <w15:commentEx w15:paraId="128C608A" w15:done="0"/>
  <w15:commentEx w15:paraId="3D67B2FF" w15:done="0"/>
  <w15:commentEx w15:paraId="64E5989C" w15:done="0"/>
  <w15:commentEx w15:paraId="48A1353F" w15:done="0"/>
  <w15:commentEx w15:paraId="4444DE18" w15:done="0"/>
  <w15:commentEx w15:paraId="64E173A7" w15:done="0"/>
  <w15:commentEx w15:paraId="083FDC63" w15:done="0"/>
  <w15:commentEx w15:paraId="54CA6BF6" w15:done="0"/>
  <w15:commentEx w15:paraId="14C2733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A0533" w14:textId="77777777" w:rsidR="004B6E64" w:rsidRDefault="004B6E64" w:rsidP="00CA70B0">
      <w:r>
        <w:separator/>
      </w:r>
    </w:p>
  </w:endnote>
  <w:endnote w:type="continuationSeparator" w:id="0">
    <w:p w14:paraId="7E2ACF95" w14:textId="77777777" w:rsidR="004B6E64" w:rsidRDefault="004B6E64" w:rsidP="00CA7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Microsoft YaHei">
    <w:panose1 w:val="020B0503020204020204"/>
    <w:charset w:val="86"/>
    <w:family w:val="auto"/>
    <w:pitch w:val="variable"/>
    <w:sig w:usb0="80000287" w:usb1="28CF3C52" w:usb2="00000016" w:usb3="00000000" w:csb0="0004001F" w:csb1="00000000"/>
  </w:font>
  <w:font w:name="FangSong">
    <w:panose1 w:val="02010609060101010101"/>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92223" w14:textId="77777777" w:rsidR="00590CA8" w:rsidRDefault="00590CA8">
    <w:pPr>
      <w:pStyle w:val="ab"/>
      <w:jc w:val="center"/>
      <w:rPr>
        <w:color w:val="5B9BD5" w:themeColor="accent1"/>
      </w:rPr>
    </w:pPr>
    <w:r>
      <w:rPr>
        <w:color w:val="5B9BD5" w:themeColor="accent1"/>
        <w:lang w:val="zh-CN"/>
      </w:rPr>
      <w:t xml:space="preserve"> </w:t>
    </w:r>
    <w:r w:rsidRPr="00C02AE2">
      <w:rPr>
        <w:color w:val="000000" w:themeColor="text1"/>
      </w:rPr>
      <w:fldChar w:fldCharType="begin"/>
    </w:r>
    <w:r w:rsidRPr="00C02AE2">
      <w:rPr>
        <w:color w:val="000000" w:themeColor="text1"/>
      </w:rPr>
      <w:instrText>PAGE  \* Arabic  \* MERGEFORMAT</w:instrText>
    </w:r>
    <w:r w:rsidRPr="00C02AE2">
      <w:rPr>
        <w:color w:val="000000" w:themeColor="text1"/>
      </w:rPr>
      <w:fldChar w:fldCharType="separate"/>
    </w:r>
    <w:r w:rsidR="00B27DD6" w:rsidRPr="00B27DD6">
      <w:rPr>
        <w:noProof/>
        <w:color w:val="000000" w:themeColor="text1"/>
        <w:lang w:val="zh-CN"/>
      </w:rPr>
      <w:t>6</w:t>
    </w:r>
    <w:r w:rsidRPr="00C02AE2">
      <w:rPr>
        <w:color w:val="000000" w:themeColor="text1"/>
      </w:rPr>
      <w:fldChar w:fldCharType="end"/>
    </w:r>
    <w:r w:rsidRPr="00C02AE2">
      <w:rPr>
        <w:color w:val="000000" w:themeColor="text1"/>
        <w:lang w:val="zh-CN"/>
      </w:rPr>
      <w:t xml:space="preserve"> / </w:t>
    </w:r>
    <w:r w:rsidRPr="00C02AE2">
      <w:rPr>
        <w:color w:val="000000" w:themeColor="text1"/>
      </w:rPr>
      <w:fldChar w:fldCharType="begin"/>
    </w:r>
    <w:r w:rsidRPr="00C02AE2">
      <w:rPr>
        <w:color w:val="000000" w:themeColor="text1"/>
      </w:rPr>
      <w:instrText>NUMPAGES  \* Arabic  \* MERGEFORMAT</w:instrText>
    </w:r>
    <w:r w:rsidRPr="00C02AE2">
      <w:rPr>
        <w:color w:val="000000" w:themeColor="text1"/>
      </w:rPr>
      <w:fldChar w:fldCharType="separate"/>
    </w:r>
    <w:r w:rsidR="00B27DD6" w:rsidRPr="00B27DD6">
      <w:rPr>
        <w:noProof/>
        <w:color w:val="000000" w:themeColor="text1"/>
        <w:lang w:val="zh-CN"/>
      </w:rPr>
      <w:t>33</w:t>
    </w:r>
    <w:r w:rsidRPr="00C02AE2">
      <w:rPr>
        <w:color w:val="000000" w:themeColor="text1"/>
      </w:rPr>
      <w:fldChar w:fldCharType="end"/>
    </w:r>
  </w:p>
  <w:p w14:paraId="2E7A35FF" w14:textId="77777777" w:rsidR="00590CA8" w:rsidRDefault="00590CA8">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57CA3" w14:textId="77777777" w:rsidR="004B6E64" w:rsidRDefault="004B6E64" w:rsidP="00CA70B0">
      <w:r>
        <w:separator/>
      </w:r>
    </w:p>
  </w:footnote>
  <w:footnote w:type="continuationSeparator" w:id="0">
    <w:p w14:paraId="4C2D9561" w14:textId="77777777" w:rsidR="004B6E64" w:rsidRDefault="004B6E64" w:rsidP="00CA70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56A0" w14:textId="2FED633D" w:rsidR="00590CA8" w:rsidRDefault="00590CA8">
    <w:pPr>
      <w:pStyle w:val="a9"/>
    </w:pPr>
    <w:r>
      <w:ptab w:relativeTo="margin" w:alignment="center" w:leader="none"/>
    </w:r>
    <w:r>
      <w:rPr>
        <w:rFonts w:hint="eastAsia"/>
      </w:rPr>
      <w:t>智能抄表业务系统需求文档</w:t>
    </w:r>
    <w:r>
      <w:ptab w:relativeTo="margin" w:alignment="right" w:leader="none"/>
    </w:r>
    <w:r>
      <w:rPr>
        <w:rFonts w:hint="eastAsia"/>
      </w:rPr>
      <w:t>成都卓影科技股份有限公司</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7E33"/>
    <w:multiLevelType w:val="hybridMultilevel"/>
    <w:tmpl w:val="9F947E8A"/>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32836EB"/>
    <w:multiLevelType w:val="hybridMultilevel"/>
    <w:tmpl w:val="0CD4952C"/>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4ED2753"/>
    <w:multiLevelType w:val="hybridMultilevel"/>
    <w:tmpl w:val="8F02B8AE"/>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63B45A9"/>
    <w:multiLevelType w:val="hybridMultilevel"/>
    <w:tmpl w:val="815291A0"/>
    <w:lvl w:ilvl="0" w:tplc="88B4F4B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8B93F24"/>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9B3484E"/>
    <w:multiLevelType w:val="hybridMultilevel"/>
    <w:tmpl w:val="B7E69FFC"/>
    <w:lvl w:ilvl="0" w:tplc="D38648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CDD29CC"/>
    <w:multiLevelType w:val="hybridMultilevel"/>
    <w:tmpl w:val="88F2188A"/>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0D9C5C82"/>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13F13D80"/>
    <w:multiLevelType w:val="hybridMultilevel"/>
    <w:tmpl w:val="B7E69FFC"/>
    <w:lvl w:ilvl="0" w:tplc="D38648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3FB4073"/>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14B50547"/>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28387C"/>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1A711C4A"/>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DB73102"/>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1F274CD2"/>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0CC6D61"/>
    <w:multiLevelType w:val="hybridMultilevel"/>
    <w:tmpl w:val="9F947E8A"/>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24BF7943"/>
    <w:multiLevelType w:val="hybridMultilevel"/>
    <w:tmpl w:val="8F02B8AE"/>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5515A1C"/>
    <w:multiLevelType w:val="hybridMultilevel"/>
    <w:tmpl w:val="815291A0"/>
    <w:lvl w:ilvl="0" w:tplc="88B4F4B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8CB27A9"/>
    <w:multiLevelType w:val="hybridMultilevel"/>
    <w:tmpl w:val="A5A0546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0706717"/>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0E62D5F"/>
    <w:multiLevelType w:val="hybridMultilevel"/>
    <w:tmpl w:val="815291A0"/>
    <w:lvl w:ilvl="0" w:tplc="88B4F4B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57F0D9F"/>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8223E8C"/>
    <w:multiLevelType w:val="hybridMultilevel"/>
    <w:tmpl w:val="4012706A"/>
    <w:lvl w:ilvl="0" w:tplc="0A6E6D0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3CCE66E4"/>
    <w:multiLevelType w:val="hybridMultilevel"/>
    <w:tmpl w:val="2F5A1C58"/>
    <w:lvl w:ilvl="0" w:tplc="AE5EC9E8">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D646345"/>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0324B0D"/>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7FC1F35"/>
    <w:multiLevelType w:val="hybridMultilevel"/>
    <w:tmpl w:val="BD5ADB64"/>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A0961C7"/>
    <w:multiLevelType w:val="hybridMultilevel"/>
    <w:tmpl w:val="815291A0"/>
    <w:lvl w:ilvl="0" w:tplc="88B4F4B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B4F3F06"/>
    <w:multiLevelType w:val="hybridMultilevel"/>
    <w:tmpl w:val="BAC011A0"/>
    <w:lvl w:ilvl="0" w:tplc="AE5EC9E8">
      <w:start w:val="1"/>
      <w:numFmt w:val="decimal"/>
      <w:lvlText w:val="%1、"/>
      <w:lvlJc w:val="left"/>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CEC19B5"/>
    <w:multiLevelType w:val="hybridMultilevel"/>
    <w:tmpl w:val="BAC011A0"/>
    <w:lvl w:ilvl="0" w:tplc="AE5EC9E8">
      <w:start w:val="1"/>
      <w:numFmt w:val="decimal"/>
      <w:lvlText w:val="%1、"/>
      <w:lvlJc w:val="left"/>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16E099C"/>
    <w:multiLevelType w:val="hybridMultilevel"/>
    <w:tmpl w:val="A5A0546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3EC3037"/>
    <w:multiLevelType w:val="hybridMultilevel"/>
    <w:tmpl w:val="BAC011A0"/>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53F7716"/>
    <w:multiLevelType w:val="hybridMultilevel"/>
    <w:tmpl w:val="BAC011A0"/>
    <w:lvl w:ilvl="0" w:tplc="AE5EC9E8">
      <w:start w:val="1"/>
      <w:numFmt w:val="decimal"/>
      <w:lvlText w:val="%1、"/>
      <w:lvlJc w:val="left"/>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F8F14A1"/>
    <w:multiLevelType w:val="hybridMultilevel"/>
    <w:tmpl w:val="8FDA18A0"/>
    <w:lvl w:ilvl="0" w:tplc="88B4F4B2">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70B10B82"/>
    <w:multiLevelType w:val="hybridMultilevel"/>
    <w:tmpl w:val="41B893E6"/>
    <w:lvl w:ilvl="0" w:tplc="AE5EC9E8">
      <w:start w:val="1"/>
      <w:numFmt w:val="decimal"/>
      <w:lvlText w:val="%1、"/>
      <w:lvlJc w:val="left"/>
      <w:pPr>
        <w:ind w:left="480" w:hanging="480"/>
      </w:pPr>
      <w:rPr>
        <w:rFonts w:hint="eastAsia"/>
      </w:rPr>
    </w:lvl>
    <w:lvl w:ilvl="1" w:tplc="AE5EC9E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31418D2"/>
    <w:multiLevelType w:val="hybridMultilevel"/>
    <w:tmpl w:val="084CCC5E"/>
    <w:lvl w:ilvl="0" w:tplc="18BE7366">
      <w:start w:val="1"/>
      <w:numFmt w:val="decimal"/>
      <w:lvlText w:val="2.%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6">
    <w:nsid w:val="75D379E9"/>
    <w:multiLevelType w:val="hybridMultilevel"/>
    <w:tmpl w:val="5202827C"/>
    <w:lvl w:ilvl="0" w:tplc="88B4F4B2">
      <w:start w:val="1"/>
      <w:numFmt w:val="decimal"/>
      <w:lvlText w:val="%1)、"/>
      <w:lvlJc w:val="left"/>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7">
    <w:nsid w:val="773E532A"/>
    <w:multiLevelType w:val="hybridMultilevel"/>
    <w:tmpl w:val="815291A0"/>
    <w:lvl w:ilvl="0" w:tplc="88B4F4B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EFE2B9A"/>
    <w:multiLevelType w:val="hybridMultilevel"/>
    <w:tmpl w:val="C958EEEC"/>
    <w:lvl w:ilvl="0" w:tplc="AE5EC9E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29"/>
  </w:num>
  <w:num w:numId="3">
    <w:abstractNumId w:val="21"/>
  </w:num>
  <w:num w:numId="4">
    <w:abstractNumId w:val="13"/>
  </w:num>
  <w:num w:numId="5">
    <w:abstractNumId w:val="31"/>
  </w:num>
  <w:num w:numId="6">
    <w:abstractNumId w:val="12"/>
  </w:num>
  <w:num w:numId="7">
    <w:abstractNumId w:val="35"/>
  </w:num>
  <w:num w:numId="8">
    <w:abstractNumId w:val="32"/>
  </w:num>
  <w:num w:numId="9">
    <w:abstractNumId w:val="16"/>
  </w:num>
  <w:num w:numId="10">
    <w:abstractNumId w:val="9"/>
  </w:num>
  <w:num w:numId="11">
    <w:abstractNumId w:val="19"/>
  </w:num>
  <w:num w:numId="12">
    <w:abstractNumId w:val="4"/>
  </w:num>
  <w:num w:numId="13">
    <w:abstractNumId w:val="37"/>
  </w:num>
  <w:num w:numId="14">
    <w:abstractNumId w:val="1"/>
  </w:num>
  <w:num w:numId="15">
    <w:abstractNumId w:val="6"/>
  </w:num>
  <w:num w:numId="16">
    <w:abstractNumId w:val="7"/>
  </w:num>
  <w:num w:numId="17">
    <w:abstractNumId w:val="25"/>
  </w:num>
  <w:num w:numId="18">
    <w:abstractNumId w:val="33"/>
  </w:num>
  <w:num w:numId="19">
    <w:abstractNumId w:val="11"/>
  </w:num>
  <w:num w:numId="20">
    <w:abstractNumId w:val="23"/>
  </w:num>
  <w:num w:numId="21">
    <w:abstractNumId w:val="10"/>
  </w:num>
  <w:num w:numId="22">
    <w:abstractNumId w:val="38"/>
  </w:num>
  <w:num w:numId="23">
    <w:abstractNumId w:val="34"/>
  </w:num>
  <w:num w:numId="24">
    <w:abstractNumId w:val="0"/>
  </w:num>
  <w:num w:numId="25">
    <w:abstractNumId w:val="36"/>
  </w:num>
  <w:num w:numId="26">
    <w:abstractNumId w:val="15"/>
  </w:num>
  <w:num w:numId="27">
    <w:abstractNumId w:val="22"/>
  </w:num>
  <w:num w:numId="28">
    <w:abstractNumId w:val="2"/>
  </w:num>
  <w:num w:numId="29">
    <w:abstractNumId w:val="14"/>
  </w:num>
  <w:num w:numId="30">
    <w:abstractNumId w:val="3"/>
  </w:num>
  <w:num w:numId="31">
    <w:abstractNumId w:val="17"/>
  </w:num>
  <w:num w:numId="32">
    <w:abstractNumId w:val="20"/>
  </w:num>
  <w:num w:numId="33">
    <w:abstractNumId w:val="27"/>
  </w:num>
  <w:num w:numId="34">
    <w:abstractNumId w:val="30"/>
  </w:num>
  <w:num w:numId="35">
    <w:abstractNumId w:val="5"/>
  </w:num>
  <w:num w:numId="36">
    <w:abstractNumId w:val="8"/>
  </w:num>
  <w:num w:numId="37">
    <w:abstractNumId w:val="24"/>
  </w:num>
  <w:num w:numId="38">
    <w:abstractNumId w:val="28"/>
  </w:num>
  <w:num w:numId="39">
    <w:abstractNumId w:val="18"/>
  </w:num>
  <w:numIdMacAtCleanup w:val="3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AA5"/>
    <w:rsid w:val="0000282E"/>
    <w:rsid w:val="000046FD"/>
    <w:rsid w:val="000211F9"/>
    <w:rsid w:val="00022A1A"/>
    <w:rsid w:val="00031063"/>
    <w:rsid w:val="00042104"/>
    <w:rsid w:val="0004218F"/>
    <w:rsid w:val="00051833"/>
    <w:rsid w:val="000704FF"/>
    <w:rsid w:val="00076A73"/>
    <w:rsid w:val="00081C72"/>
    <w:rsid w:val="0008692A"/>
    <w:rsid w:val="0009251F"/>
    <w:rsid w:val="00093946"/>
    <w:rsid w:val="00096C59"/>
    <w:rsid w:val="000A5476"/>
    <w:rsid w:val="000B1179"/>
    <w:rsid w:val="000B17C4"/>
    <w:rsid w:val="000C2B37"/>
    <w:rsid w:val="000E4899"/>
    <w:rsid w:val="000E7935"/>
    <w:rsid w:val="001015CB"/>
    <w:rsid w:val="001019B1"/>
    <w:rsid w:val="00105527"/>
    <w:rsid w:val="00105A34"/>
    <w:rsid w:val="001063F0"/>
    <w:rsid w:val="0014225D"/>
    <w:rsid w:val="001432B7"/>
    <w:rsid w:val="001435A7"/>
    <w:rsid w:val="00145E4E"/>
    <w:rsid w:val="001474C9"/>
    <w:rsid w:val="0015303A"/>
    <w:rsid w:val="0015304D"/>
    <w:rsid w:val="00166EA2"/>
    <w:rsid w:val="00170607"/>
    <w:rsid w:val="00173183"/>
    <w:rsid w:val="00175D82"/>
    <w:rsid w:val="00181CD9"/>
    <w:rsid w:val="00182AEE"/>
    <w:rsid w:val="00186571"/>
    <w:rsid w:val="00191280"/>
    <w:rsid w:val="00193317"/>
    <w:rsid w:val="00197ED3"/>
    <w:rsid w:val="001A4AFB"/>
    <w:rsid w:val="001B202C"/>
    <w:rsid w:val="001B3901"/>
    <w:rsid w:val="001B3E50"/>
    <w:rsid w:val="001B4611"/>
    <w:rsid w:val="001C7901"/>
    <w:rsid w:val="001D3D40"/>
    <w:rsid w:val="001D4205"/>
    <w:rsid w:val="001D6EE3"/>
    <w:rsid w:val="001E3BB7"/>
    <w:rsid w:val="001F3C80"/>
    <w:rsid w:val="001F5EDA"/>
    <w:rsid w:val="001F6E4E"/>
    <w:rsid w:val="00204DB0"/>
    <w:rsid w:val="00212695"/>
    <w:rsid w:val="002153FB"/>
    <w:rsid w:val="0022580F"/>
    <w:rsid w:val="00227355"/>
    <w:rsid w:val="00232393"/>
    <w:rsid w:val="00237D59"/>
    <w:rsid w:val="00240A28"/>
    <w:rsid w:val="002448BB"/>
    <w:rsid w:val="00244E83"/>
    <w:rsid w:val="002478E3"/>
    <w:rsid w:val="00251EE4"/>
    <w:rsid w:val="002568B4"/>
    <w:rsid w:val="00257E91"/>
    <w:rsid w:val="002607C3"/>
    <w:rsid w:val="00262F5A"/>
    <w:rsid w:val="002638B0"/>
    <w:rsid w:val="00263A40"/>
    <w:rsid w:val="00272B05"/>
    <w:rsid w:val="00272CFD"/>
    <w:rsid w:val="002755AD"/>
    <w:rsid w:val="00276986"/>
    <w:rsid w:val="00281429"/>
    <w:rsid w:val="002853FC"/>
    <w:rsid w:val="00287088"/>
    <w:rsid w:val="0028726A"/>
    <w:rsid w:val="00293960"/>
    <w:rsid w:val="002956BC"/>
    <w:rsid w:val="00295B54"/>
    <w:rsid w:val="00295B69"/>
    <w:rsid w:val="00295C7E"/>
    <w:rsid w:val="002A26EB"/>
    <w:rsid w:val="002A2F9B"/>
    <w:rsid w:val="002A47A1"/>
    <w:rsid w:val="002B3534"/>
    <w:rsid w:val="002D0BF7"/>
    <w:rsid w:val="002D6A9A"/>
    <w:rsid w:val="002E1823"/>
    <w:rsid w:val="002E406F"/>
    <w:rsid w:val="002E4E39"/>
    <w:rsid w:val="002E6302"/>
    <w:rsid w:val="002E7C5E"/>
    <w:rsid w:val="002F279C"/>
    <w:rsid w:val="002F38DE"/>
    <w:rsid w:val="002F458A"/>
    <w:rsid w:val="002F5511"/>
    <w:rsid w:val="002F6236"/>
    <w:rsid w:val="0030396A"/>
    <w:rsid w:val="00304D3A"/>
    <w:rsid w:val="00313F1A"/>
    <w:rsid w:val="00315988"/>
    <w:rsid w:val="003173E2"/>
    <w:rsid w:val="00325113"/>
    <w:rsid w:val="003252A0"/>
    <w:rsid w:val="00345138"/>
    <w:rsid w:val="003451E4"/>
    <w:rsid w:val="00345399"/>
    <w:rsid w:val="003532F4"/>
    <w:rsid w:val="003544A3"/>
    <w:rsid w:val="00357E4A"/>
    <w:rsid w:val="00364515"/>
    <w:rsid w:val="00366B2C"/>
    <w:rsid w:val="00373971"/>
    <w:rsid w:val="00375959"/>
    <w:rsid w:val="003947A5"/>
    <w:rsid w:val="0039791C"/>
    <w:rsid w:val="003A1410"/>
    <w:rsid w:val="003A500D"/>
    <w:rsid w:val="003A6792"/>
    <w:rsid w:val="003A714D"/>
    <w:rsid w:val="003B07EF"/>
    <w:rsid w:val="003B1C8C"/>
    <w:rsid w:val="003B202B"/>
    <w:rsid w:val="003B68D2"/>
    <w:rsid w:val="003C669C"/>
    <w:rsid w:val="003D420D"/>
    <w:rsid w:val="003D54B4"/>
    <w:rsid w:val="003E0CFE"/>
    <w:rsid w:val="003E2825"/>
    <w:rsid w:val="003E4797"/>
    <w:rsid w:val="00400465"/>
    <w:rsid w:val="00403AD1"/>
    <w:rsid w:val="0041351C"/>
    <w:rsid w:val="00414AD3"/>
    <w:rsid w:val="00422A3F"/>
    <w:rsid w:val="004308B4"/>
    <w:rsid w:val="00437568"/>
    <w:rsid w:val="0044223F"/>
    <w:rsid w:val="00442427"/>
    <w:rsid w:val="00443AF7"/>
    <w:rsid w:val="00450042"/>
    <w:rsid w:val="004541C8"/>
    <w:rsid w:val="00455CAA"/>
    <w:rsid w:val="00456690"/>
    <w:rsid w:val="00456DFE"/>
    <w:rsid w:val="00457A6D"/>
    <w:rsid w:val="00465BDA"/>
    <w:rsid w:val="00470F0A"/>
    <w:rsid w:val="00475ADA"/>
    <w:rsid w:val="004832FB"/>
    <w:rsid w:val="00484923"/>
    <w:rsid w:val="00484FDB"/>
    <w:rsid w:val="00490ABD"/>
    <w:rsid w:val="004A1429"/>
    <w:rsid w:val="004B0317"/>
    <w:rsid w:val="004B21D2"/>
    <w:rsid w:val="004B4FD6"/>
    <w:rsid w:val="004B6E64"/>
    <w:rsid w:val="004B7649"/>
    <w:rsid w:val="004C0953"/>
    <w:rsid w:val="004C62C2"/>
    <w:rsid w:val="004D0AB3"/>
    <w:rsid w:val="004D1182"/>
    <w:rsid w:val="004E019C"/>
    <w:rsid w:val="004E0E9A"/>
    <w:rsid w:val="004E6DD2"/>
    <w:rsid w:val="004F7AB2"/>
    <w:rsid w:val="005032CC"/>
    <w:rsid w:val="00504A10"/>
    <w:rsid w:val="0050634A"/>
    <w:rsid w:val="005122F8"/>
    <w:rsid w:val="00520A05"/>
    <w:rsid w:val="005246F9"/>
    <w:rsid w:val="00524A00"/>
    <w:rsid w:val="00525182"/>
    <w:rsid w:val="00525C46"/>
    <w:rsid w:val="005318AF"/>
    <w:rsid w:val="00533E05"/>
    <w:rsid w:val="00544DCC"/>
    <w:rsid w:val="005507A7"/>
    <w:rsid w:val="00551967"/>
    <w:rsid w:val="005564F1"/>
    <w:rsid w:val="00561868"/>
    <w:rsid w:val="0056539E"/>
    <w:rsid w:val="00566F6E"/>
    <w:rsid w:val="005770D6"/>
    <w:rsid w:val="0057761F"/>
    <w:rsid w:val="00583110"/>
    <w:rsid w:val="00584551"/>
    <w:rsid w:val="00587A5B"/>
    <w:rsid w:val="00590CA8"/>
    <w:rsid w:val="00594735"/>
    <w:rsid w:val="00594DEA"/>
    <w:rsid w:val="005B40C9"/>
    <w:rsid w:val="005B4212"/>
    <w:rsid w:val="005B508F"/>
    <w:rsid w:val="005B774D"/>
    <w:rsid w:val="005D0CD1"/>
    <w:rsid w:val="005D419D"/>
    <w:rsid w:val="005D5079"/>
    <w:rsid w:val="005D51C7"/>
    <w:rsid w:val="005D5D1F"/>
    <w:rsid w:val="005E10C8"/>
    <w:rsid w:val="005E2F5E"/>
    <w:rsid w:val="005E3846"/>
    <w:rsid w:val="005E5A4B"/>
    <w:rsid w:val="005F27B8"/>
    <w:rsid w:val="00605D1F"/>
    <w:rsid w:val="00624E74"/>
    <w:rsid w:val="00630A7E"/>
    <w:rsid w:val="00631A75"/>
    <w:rsid w:val="00636987"/>
    <w:rsid w:val="0064251D"/>
    <w:rsid w:val="00652FDC"/>
    <w:rsid w:val="00655D89"/>
    <w:rsid w:val="00657FBB"/>
    <w:rsid w:val="00662075"/>
    <w:rsid w:val="00662559"/>
    <w:rsid w:val="00662D13"/>
    <w:rsid w:val="00663139"/>
    <w:rsid w:val="00680875"/>
    <w:rsid w:val="006834BE"/>
    <w:rsid w:val="0069237D"/>
    <w:rsid w:val="0069257C"/>
    <w:rsid w:val="0069258F"/>
    <w:rsid w:val="00694B32"/>
    <w:rsid w:val="006A0888"/>
    <w:rsid w:val="006A14D7"/>
    <w:rsid w:val="006A46CC"/>
    <w:rsid w:val="006A473A"/>
    <w:rsid w:val="006A554E"/>
    <w:rsid w:val="006B19A7"/>
    <w:rsid w:val="006B1C5D"/>
    <w:rsid w:val="006B4D10"/>
    <w:rsid w:val="006C0BB5"/>
    <w:rsid w:val="006C7107"/>
    <w:rsid w:val="006D09C2"/>
    <w:rsid w:val="006D7884"/>
    <w:rsid w:val="006E0530"/>
    <w:rsid w:val="006E07C1"/>
    <w:rsid w:val="006F0A4C"/>
    <w:rsid w:val="006F2489"/>
    <w:rsid w:val="006F28D9"/>
    <w:rsid w:val="006F6C5D"/>
    <w:rsid w:val="00701FF5"/>
    <w:rsid w:val="00706B5C"/>
    <w:rsid w:val="00710529"/>
    <w:rsid w:val="007125A2"/>
    <w:rsid w:val="00727902"/>
    <w:rsid w:val="00733294"/>
    <w:rsid w:val="00733AFB"/>
    <w:rsid w:val="00750E70"/>
    <w:rsid w:val="0075502B"/>
    <w:rsid w:val="0075777B"/>
    <w:rsid w:val="0075795E"/>
    <w:rsid w:val="007579DC"/>
    <w:rsid w:val="007619A6"/>
    <w:rsid w:val="00774EEC"/>
    <w:rsid w:val="00785528"/>
    <w:rsid w:val="00791C28"/>
    <w:rsid w:val="0079419A"/>
    <w:rsid w:val="00794FB8"/>
    <w:rsid w:val="007950A0"/>
    <w:rsid w:val="007A1876"/>
    <w:rsid w:val="007A213F"/>
    <w:rsid w:val="007A2532"/>
    <w:rsid w:val="007A3731"/>
    <w:rsid w:val="007A5BC4"/>
    <w:rsid w:val="007B02A7"/>
    <w:rsid w:val="007B0C8E"/>
    <w:rsid w:val="007B11EB"/>
    <w:rsid w:val="007B2C37"/>
    <w:rsid w:val="007C3C93"/>
    <w:rsid w:val="007C6125"/>
    <w:rsid w:val="007D4E91"/>
    <w:rsid w:val="007E111D"/>
    <w:rsid w:val="007E5F08"/>
    <w:rsid w:val="007F4EAC"/>
    <w:rsid w:val="007F6871"/>
    <w:rsid w:val="007F6BBA"/>
    <w:rsid w:val="007F7C4B"/>
    <w:rsid w:val="00801992"/>
    <w:rsid w:val="008023E3"/>
    <w:rsid w:val="0080545E"/>
    <w:rsid w:val="00805C67"/>
    <w:rsid w:val="008069EF"/>
    <w:rsid w:val="00807E29"/>
    <w:rsid w:val="008103C8"/>
    <w:rsid w:val="00812605"/>
    <w:rsid w:val="0081417C"/>
    <w:rsid w:val="008168F6"/>
    <w:rsid w:val="00817632"/>
    <w:rsid w:val="00817F2E"/>
    <w:rsid w:val="008325E7"/>
    <w:rsid w:val="00833133"/>
    <w:rsid w:val="00835665"/>
    <w:rsid w:val="00836293"/>
    <w:rsid w:val="00852022"/>
    <w:rsid w:val="00861D25"/>
    <w:rsid w:val="00865817"/>
    <w:rsid w:val="00867121"/>
    <w:rsid w:val="00872E78"/>
    <w:rsid w:val="008741B3"/>
    <w:rsid w:val="00881C0D"/>
    <w:rsid w:val="00882532"/>
    <w:rsid w:val="00884247"/>
    <w:rsid w:val="00887AA5"/>
    <w:rsid w:val="0089023A"/>
    <w:rsid w:val="008910C3"/>
    <w:rsid w:val="008A4B70"/>
    <w:rsid w:val="008A7B70"/>
    <w:rsid w:val="008B5CC8"/>
    <w:rsid w:val="008B7D1A"/>
    <w:rsid w:val="008C4AE0"/>
    <w:rsid w:val="008D0F0F"/>
    <w:rsid w:val="008D1A54"/>
    <w:rsid w:val="008D35E6"/>
    <w:rsid w:val="008E20E2"/>
    <w:rsid w:val="008E2974"/>
    <w:rsid w:val="008E3210"/>
    <w:rsid w:val="008E4200"/>
    <w:rsid w:val="008E62ED"/>
    <w:rsid w:val="009019C2"/>
    <w:rsid w:val="009036DE"/>
    <w:rsid w:val="00903A9C"/>
    <w:rsid w:val="0090645D"/>
    <w:rsid w:val="009142EF"/>
    <w:rsid w:val="00917EBB"/>
    <w:rsid w:val="00921465"/>
    <w:rsid w:val="00922389"/>
    <w:rsid w:val="009244C1"/>
    <w:rsid w:val="00927416"/>
    <w:rsid w:val="009315F9"/>
    <w:rsid w:val="00931630"/>
    <w:rsid w:val="00940D9F"/>
    <w:rsid w:val="00943CEC"/>
    <w:rsid w:val="00955BFE"/>
    <w:rsid w:val="009610DD"/>
    <w:rsid w:val="00963E32"/>
    <w:rsid w:val="00971A11"/>
    <w:rsid w:val="009744F6"/>
    <w:rsid w:val="00976643"/>
    <w:rsid w:val="009836A7"/>
    <w:rsid w:val="00987CCC"/>
    <w:rsid w:val="00992B82"/>
    <w:rsid w:val="00994794"/>
    <w:rsid w:val="00997E7E"/>
    <w:rsid w:val="009A0160"/>
    <w:rsid w:val="009A3F0F"/>
    <w:rsid w:val="009B0807"/>
    <w:rsid w:val="009C579E"/>
    <w:rsid w:val="009D07E6"/>
    <w:rsid w:val="009D3130"/>
    <w:rsid w:val="009D35D0"/>
    <w:rsid w:val="009D50F5"/>
    <w:rsid w:val="009E03A9"/>
    <w:rsid w:val="009E0A1C"/>
    <w:rsid w:val="009E19DC"/>
    <w:rsid w:val="009E27D3"/>
    <w:rsid w:val="009E330D"/>
    <w:rsid w:val="009F062D"/>
    <w:rsid w:val="009F28AE"/>
    <w:rsid w:val="009F3D07"/>
    <w:rsid w:val="009F4069"/>
    <w:rsid w:val="009F735D"/>
    <w:rsid w:val="00A12104"/>
    <w:rsid w:val="00A1238A"/>
    <w:rsid w:val="00A13EA1"/>
    <w:rsid w:val="00A14D58"/>
    <w:rsid w:val="00A2152C"/>
    <w:rsid w:val="00A2208A"/>
    <w:rsid w:val="00A31938"/>
    <w:rsid w:val="00A35585"/>
    <w:rsid w:val="00A37D1C"/>
    <w:rsid w:val="00A45BA0"/>
    <w:rsid w:val="00A45F72"/>
    <w:rsid w:val="00A4640D"/>
    <w:rsid w:val="00A472CB"/>
    <w:rsid w:val="00A552C1"/>
    <w:rsid w:val="00A56674"/>
    <w:rsid w:val="00A733F4"/>
    <w:rsid w:val="00A736C7"/>
    <w:rsid w:val="00A7756B"/>
    <w:rsid w:val="00A82FBF"/>
    <w:rsid w:val="00A90433"/>
    <w:rsid w:val="00A91746"/>
    <w:rsid w:val="00A953ED"/>
    <w:rsid w:val="00A954C0"/>
    <w:rsid w:val="00AA1A3D"/>
    <w:rsid w:val="00AB200A"/>
    <w:rsid w:val="00AB21A3"/>
    <w:rsid w:val="00AB649C"/>
    <w:rsid w:val="00AD0DB6"/>
    <w:rsid w:val="00AD663B"/>
    <w:rsid w:val="00AE666D"/>
    <w:rsid w:val="00AE673A"/>
    <w:rsid w:val="00AF2E14"/>
    <w:rsid w:val="00AF5136"/>
    <w:rsid w:val="00AF7A76"/>
    <w:rsid w:val="00B02DCF"/>
    <w:rsid w:val="00B13710"/>
    <w:rsid w:val="00B1378C"/>
    <w:rsid w:val="00B1510D"/>
    <w:rsid w:val="00B23602"/>
    <w:rsid w:val="00B23C3F"/>
    <w:rsid w:val="00B24DF8"/>
    <w:rsid w:val="00B27DD6"/>
    <w:rsid w:val="00B33C48"/>
    <w:rsid w:val="00B3455D"/>
    <w:rsid w:val="00B35565"/>
    <w:rsid w:val="00B36B35"/>
    <w:rsid w:val="00B42336"/>
    <w:rsid w:val="00B43047"/>
    <w:rsid w:val="00B47096"/>
    <w:rsid w:val="00B47179"/>
    <w:rsid w:val="00B50019"/>
    <w:rsid w:val="00B50E52"/>
    <w:rsid w:val="00B53521"/>
    <w:rsid w:val="00B61E28"/>
    <w:rsid w:val="00B66BCA"/>
    <w:rsid w:val="00B6703B"/>
    <w:rsid w:val="00B71E6A"/>
    <w:rsid w:val="00B7255D"/>
    <w:rsid w:val="00B74123"/>
    <w:rsid w:val="00B825FE"/>
    <w:rsid w:val="00B905BB"/>
    <w:rsid w:val="00B9227C"/>
    <w:rsid w:val="00B9496D"/>
    <w:rsid w:val="00B95AE9"/>
    <w:rsid w:val="00B9705A"/>
    <w:rsid w:val="00B9710C"/>
    <w:rsid w:val="00BA533A"/>
    <w:rsid w:val="00BA5A36"/>
    <w:rsid w:val="00BA7D1F"/>
    <w:rsid w:val="00BB0FDE"/>
    <w:rsid w:val="00BB2177"/>
    <w:rsid w:val="00BB6071"/>
    <w:rsid w:val="00BB7E05"/>
    <w:rsid w:val="00BC55ED"/>
    <w:rsid w:val="00BD2D40"/>
    <w:rsid w:val="00BD3831"/>
    <w:rsid w:val="00BD3B43"/>
    <w:rsid w:val="00BD743A"/>
    <w:rsid w:val="00BE0256"/>
    <w:rsid w:val="00BE1CE9"/>
    <w:rsid w:val="00BF6B10"/>
    <w:rsid w:val="00C022F7"/>
    <w:rsid w:val="00C02AE2"/>
    <w:rsid w:val="00C11A41"/>
    <w:rsid w:val="00C20438"/>
    <w:rsid w:val="00C2425A"/>
    <w:rsid w:val="00C318C9"/>
    <w:rsid w:val="00C330FD"/>
    <w:rsid w:val="00C41377"/>
    <w:rsid w:val="00C46EF4"/>
    <w:rsid w:val="00C53242"/>
    <w:rsid w:val="00C574EF"/>
    <w:rsid w:val="00C632C4"/>
    <w:rsid w:val="00C6336C"/>
    <w:rsid w:val="00C63C09"/>
    <w:rsid w:val="00C679DD"/>
    <w:rsid w:val="00C72FCE"/>
    <w:rsid w:val="00C7415D"/>
    <w:rsid w:val="00C80535"/>
    <w:rsid w:val="00C822E9"/>
    <w:rsid w:val="00C829F5"/>
    <w:rsid w:val="00C87190"/>
    <w:rsid w:val="00CA1190"/>
    <w:rsid w:val="00CA3A4B"/>
    <w:rsid w:val="00CA4AD4"/>
    <w:rsid w:val="00CA4EE7"/>
    <w:rsid w:val="00CA58F0"/>
    <w:rsid w:val="00CA6DD1"/>
    <w:rsid w:val="00CA70B0"/>
    <w:rsid w:val="00CB02D4"/>
    <w:rsid w:val="00CB3644"/>
    <w:rsid w:val="00CB6ABC"/>
    <w:rsid w:val="00CB7D65"/>
    <w:rsid w:val="00CC3BEB"/>
    <w:rsid w:val="00CC4720"/>
    <w:rsid w:val="00CC59FC"/>
    <w:rsid w:val="00CC5B66"/>
    <w:rsid w:val="00CC6D35"/>
    <w:rsid w:val="00CC7610"/>
    <w:rsid w:val="00CE0A45"/>
    <w:rsid w:val="00CE0C39"/>
    <w:rsid w:val="00CE43A9"/>
    <w:rsid w:val="00CE4922"/>
    <w:rsid w:val="00CE4C0B"/>
    <w:rsid w:val="00CF1426"/>
    <w:rsid w:val="00CF45FB"/>
    <w:rsid w:val="00CF7B1B"/>
    <w:rsid w:val="00D000DE"/>
    <w:rsid w:val="00D0269A"/>
    <w:rsid w:val="00D02AAF"/>
    <w:rsid w:val="00D06F55"/>
    <w:rsid w:val="00D11CA9"/>
    <w:rsid w:val="00D141A4"/>
    <w:rsid w:val="00D17EBD"/>
    <w:rsid w:val="00D21576"/>
    <w:rsid w:val="00D22697"/>
    <w:rsid w:val="00D26C57"/>
    <w:rsid w:val="00D41155"/>
    <w:rsid w:val="00D42539"/>
    <w:rsid w:val="00D557D9"/>
    <w:rsid w:val="00D5613F"/>
    <w:rsid w:val="00D575FC"/>
    <w:rsid w:val="00D66A48"/>
    <w:rsid w:val="00D72797"/>
    <w:rsid w:val="00D81237"/>
    <w:rsid w:val="00D845A1"/>
    <w:rsid w:val="00D8712A"/>
    <w:rsid w:val="00D91606"/>
    <w:rsid w:val="00D92EA0"/>
    <w:rsid w:val="00D9335B"/>
    <w:rsid w:val="00D94D51"/>
    <w:rsid w:val="00D961AC"/>
    <w:rsid w:val="00DA19F4"/>
    <w:rsid w:val="00DA5C59"/>
    <w:rsid w:val="00DA6636"/>
    <w:rsid w:val="00DA6A30"/>
    <w:rsid w:val="00DB0A88"/>
    <w:rsid w:val="00DC06E3"/>
    <w:rsid w:val="00DC0B4D"/>
    <w:rsid w:val="00DC5C2A"/>
    <w:rsid w:val="00DD018B"/>
    <w:rsid w:val="00DD3B69"/>
    <w:rsid w:val="00DD6A60"/>
    <w:rsid w:val="00DE147F"/>
    <w:rsid w:val="00DE1CDD"/>
    <w:rsid w:val="00DE2304"/>
    <w:rsid w:val="00DE3DAB"/>
    <w:rsid w:val="00DF106F"/>
    <w:rsid w:val="00DF2091"/>
    <w:rsid w:val="00DF62C6"/>
    <w:rsid w:val="00E06332"/>
    <w:rsid w:val="00E12576"/>
    <w:rsid w:val="00E14009"/>
    <w:rsid w:val="00E229DD"/>
    <w:rsid w:val="00E22BF2"/>
    <w:rsid w:val="00E27CD9"/>
    <w:rsid w:val="00E521A4"/>
    <w:rsid w:val="00E538F2"/>
    <w:rsid w:val="00E648DB"/>
    <w:rsid w:val="00E6606F"/>
    <w:rsid w:val="00E66360"/>
    <w:rsid w:val="00E8114A"/>
    <w:rsid w:val="00E81C7A"/>
    <w:rsid w:val="00E8657A"/>
    <w:rsid w:val="00E95420"/>
    <w:rsid w:val="00EA0CBB"/>
    <w:rsid w:val="00EA16D7"/>
    <w:rsid w:val="00EA268B"/>
    <w:rsid w:val="00EB64C9"/>
    <w:rsid w:val="00EC3DEF"/>
    <w:rsid w:val="00EC74C9"/>
    <w:rsid w:val="00EC7D1B"/>
    <w:rsid w:val="00ED224E"/>
    <w:rsid w:val="00ED29F4"/>
    <w:rsid w:val="00EE33B6"/>
    <w:rsid w:val="00EE3722"/>
    <w:rsid w:val="00EE4A0D"/>
    <w:rsid w:val="00EE63F4"/>
    <w:rsid w:val="00EF12B9"/>
    <w:rsid w:val="00EF50E0"/>
    <w:rsid w:val="00EF7B09"/>
    <w:rsid w:val="00F0389B"/>
    <w:rsid w:val="00F0622B"/>
    <w:rsid w:val="00F06AC2"/>
    <w:rsid w:val="00F25C0F"/>
    <w:rsid w:val="00F275CB"/>
    <w:rsid w:val="00F34DCD"/>
    <w:rsid w:val="00F36A96"/>
    <w:rsid w:val="00F37E3A"/>
    <w:rsid w:val="00F437DF"/>
    <w:rsid w:val="00F51000"/>
    <w:rsid w:val="00F5265C"/>
    <w:rsid w:val="00F5541A"/>
    <w:rsid w:val="00F677B5"/>
    <w:rsid w:val="00F703DF"/>
    <w:rsid w:val="00F73F2C"/>
    <w:rsid w:val="00F75A27"/>
    <w:rsid w:val="00F83A68"/>
    <w:rsid w:val="00F84997"/>
    <w:rsid w:val="00F96FFE"/>
    <w:rsid w:val="00FA05D0"/>
    <w:rsid w:val="00FA41BC"/>
    <w:rsid w:val="00FA582E"/>
    <w:rsid w:val="00FC36A7"/>
    <w:rsid w:val="00FC4B8C"/>
    <w:rsid w:val="00FC5296"/>
    <w:rsid w:val="00FC72B4"/>
    <w:rsid w:val="00FD07E7"/>
    <w:rsid w:val="00FD1E8D"/>
    <w:rsid w:val="00FD2E6B"/>
    <w:rsid w:val="00FE096C"/>
    <w:rsid w:val="00FE10BF"/>
    <w:rsid w:val="00FE3822"/>
    <w:rsid w:val="00FE5CC2"/>
    <w:rsid w:val="00FE67D4"/>
    <w:rsid w:val="00FF1320"/>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C5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7A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7A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5C0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887AA5"/>
    <w:rPr>
      <w:rFonts w:asciiTheme="majorHAnsi" w:eastAsiaTheme="majorEastAsia" w:hAnsiTheme="majorHAnsi" w:cstheme="majorBidi"/>
      <w:b/>
      <w:bCs/>
      <w:sz w:val="32"/>
      <w:szCs w:val="32"/>
    </w:rPr>
  </w:style>
  <w:style w:type="paragraph" w:styleId="a3">
    <w:name w:val="Document Map"/>
    <w:basedOn w:val="a"/>
    <w:link w:val="a4"/>
    <w:uiPriority w:val="99"/>
    <w:semiHidden/>
    <w:unhideWhenUsed/>
    <w:rsid w:val="00887AA5"/>
    <w:rPr>
      <w:rFonts w:ascii="宋体" w:eastAsia="宋体"/>
    </w:rPr>
  </w:style>
  <w:style w:type="character" w:customStyle="1" w:styleId="a4">
    <w:name w:val="文档结构图字符"/>
    <w:basedOn w:val="a0"/>
    <w:link w:val="a3"/>
    <w:uiPriority w:val="99"/>
    <w:semiHidden/>
    <w:rsid w:val="00887AA5"/>
    <w:rPr>
      <w:rFonts w:ascii="宋体" w:eastAsia="宋体"/>
    </w:rPr>
  </w:style>
  <w:style w:type="character" w:customStyle="1" w:styleId="10">
    <w:name w:val="标题 1字符"/>
    <w:basedOn w:val="a0"/>
    <w:link w:val="1"/>
    <w:uiPriority w:val="9"/>
    <w:rsid w:val="00887AA5"/>
    <w:rPr>
      <w:b/>
      <w:bCs/>
      <w:kern w:val="44"/>
      <w:sz w:val="44"/>
      <w:szCs w:val="44"/>
    </w:rPr>
  </w:style>
  <w:style w:type="paragraph" w:styleId="a5">
    <w:name w:val="List Paragraph"/>
    <w:basedOn w:val="a"/>
    <w:uiPriority w:val="34"/>
    <w:qFormat/>
    <w:rsid w:val="004F7AB2"/>
    <w:pPr>
      <w:ind w:firstLineChars="200" w:firstLine="420"/>
    </w:pPr>
  </w:style>
  <w:style w:type="character" w:customStyle="1" w:styleId="30">
    <w:name w:val="标题 3字符"/>
    <w:basedOn w:val="a0"/>
    <w:link w:val="3"/>
    <w:uiPriority w:val="9"/>
    <w:rsid w:val="00F25C0F"/>
    <w:rPr>
      <w:b/>
      <w:bCs/>
      <w:sz w:val="32"/>
      <w:szCs w:val="32"/>
    </w:rPr>
  </w:style>
  <w:style w:type="paragraph" w:styleId="a6">
    <w:name w:val="TOC Heading"/>
    <w:basedOn w:val="1"/>
    <w:next w:val="a"/>
    <w:uiPriority w:val="39"/>
    <w:unhideWhenUsed/>
    <w:qFormat/>
    <w:rsid w:val="00DA19F4"/>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DA19F4"/>
    <w:pPr>
      <w:ind w:left="240"/>
      <w:jc w:val="left"/>
    </w:pPr>
    <w:rPr>
      <w:rFonts w:eastAsiaTheme="minorHAnsi"/>
      <w:smallCaps/>
      <w:sz w:val="22"/>
      <w:szCs w:val="22"/>
    </w:rPr>
  </w:style>
  <w:style w:type="paragraph" w:styleId="11">
    <w:name w:val="toc 1"/>
    <w:basedOn w:val="a"/>
    <w:next w:val="a"/>
    <w:autoRedefine/>
    <w:uiPriority w:val="39"/>
    <w:unhideWhenUsed/>
    <w:rsid w:val="00DA19F4"/>
    <w:pPr>
      <w:spacing w:before="120"/>
      <w:jc w:val="left"/>
    </w:pPr>
    <w:rPr>
      <w:rFonts w:eastAsiaTheme="minorHAnsi"/>
      <w:b/>
      <w:bCs/>
      <w:caps/>
      <w:sz w:val="22"/>
      <w:szCs w:val="22"/>
    </w:rPr>
  </w:style>
  <w:style w:type="paragraph" w:styleId="31">
    <w:name w:val="toc 3"/>
    <w:basedOn w:val="a"/>
    <w:next w:val="a"/>
    <w:autoRedefine/>
    <w:uiPriority w:val="39"/>
    <w:unhideWhenUsed/>
    <w:rsid w:val="00DA19F4"/>
    <w:pPr>
      <w:ind w:left="480"/>
      <w:jc w:val="left"/>
    </w:pPr>
    <w:rPr>
      <w:rFonts w:eastAsiaTheme="minorHAnsi"/>
      <w:i/>
      <w:iCs/>
      <w:sz w:val="22"/>
      <w:szCs w:val="22"/>
    </w:rPr>
  </w:style>
  <w:style w:type="paragraph" w:styleId="4">
    <w:name w:val="toc 4"/>
    <w:basedOn w:val="a"/>
    <w:next w:val="a"/>
    <w:autoRedefine/>
    <w:uiPriority w:val="39"/>
    <w:unhideWhenUsed/>
    <w:rsid w:val="00DA19F4"/>
    <w:pPr>
      <w:ind w:left="720"/>
      <w:jc w:val="left"/>
    </w:pPr>
    <w:rPr>
      <w:rFonts w:eastAsiaTheme="minorHAnsi"/>
      <w:sz w:val="18"/>
      <w:szCs w:val="18"/>
    </w:rPr>
  </w:style>
  <w:style w:type="paragraph" w:styleId="5">
    <w:name w:val="toc 5"/>
    <w:basedOn w:val="a"/>
    <w:next w:val="a"/>
    <w:autoRedefine/>
    <w:uiPriority w:val="39"/>
    <w:unhideWhenUsed/>
    <w:rsid w:val="00DA19F4"/>
    <w:pPr>
      <w:ind w:left="960"/>
      <w:jc w:val="left"/>
    </w:pPr>
    <w:rPr>
      <w:rFonts w:eastAsiaTheme="minorHAnsi"/>
      <w:sz w:val="18"/>
      <w:szCs w:val="18"/>
    </w:rPr>
  </w:style>
  <w:style w:type="paragraph" w:styleId="6">
    <w:name w:val="toc 6"/>
    <w:basedOn w:val="a"/>
    <w:next w:val="a"/>
    <w:autoRedefine/>
    <w:uiPriority w:val="39"/>
    <w:unhideWhenUsed/>
    <w:rsid w:val="00DA19F4"/>
    <w:pPr>
      <w:ind w:left="1200"/>
      <w:jc w:val="left"/>
    </w:pPr>
    <w:rPr>
      <w:rFonts w:eastAsiaTheme="minorHAnsi"/>
      <w:sz w:val="18"/>
      <w:szCs w:val="18"/>
    </w:rPr>
  </w:style>
  <w:style w:type="paragraph" w:styleId="7">
    <w:name w:val="toc 7"/>
    <w:basedOn w:val="a"/>
    <w:next w:val="a"/>
    <w:autoRedefine/>
    <w:uiPriority w:val="39"/>
    <w:unhideWhenUsed/>
    <w:rsid w:val="00DA19F4"/>
    <w:pPr>
      <w:ind w:left="1440"/>
      <w:jc w:val="left"/>
    </w:pPr>
    <w:rPr>
      <w:rFonts w:eastAsiaTheme="minorHAnsi"/>
      <w:sz w:val="18"/>
      <w:szCs w:val="18"/>
    </w:rPr>
  </w:style>
  <w:style w:type="paragraph" w:styleId="8">
    <w:name w:val="toc 8"/>
    <w:basedOn w:val="a"/>
    <w:next w:val="a"/>
    <w:autoRedefine/>
    <w:uiPriority w:val="39"/>
    <w:unhideWhenUsed/>
    <w:rsid w:val="00DA19F4"/>
    <w:pPr>
      <w:ind w:left="1680"/>
      <w:jc w:val="left"/>
    </w:pPr>
    <w:rPr>
      <w:rFonts w:eastAsiaTheme="minorHAnsi"/>
      <w:sz w:val="18"/>
      <w:szCs w:val="18"/>
    </w:rPr>
  </w:style>
  <w:style w:type="paragraph" w:styleId="9">
    <w:name w:val="toc 9"/>
    <w:basedOn w:val="a"/>
    <w:next w:val="a"/>
    <w:autoRedefine/>
    <w:uiPriority w:val="39"/>
    <w:unhideWhenUsed/>
    <w:rsid w:val="00DA19F4"/>
    <w:pPr>
      <w:ind w:left="1920"/>
      <w:jc w:val="left"/>
    </w:pPr>
    <w:rPr>
      <w:rFonts w:eastAsiaTheme="minorHAnsi"/>
      <w:sz w:val="18"/>
      <w:szCs w:val="18"/>
    </w:rPr>
  </w:style>
  <w:style w:type="paragraph" w:styleId="a7">
    <w:name w:val="Title"/>
    <w:basedOn w:val="a"/>
    <w:link w:val="a8"/>
    <w:qFormat/>
    <w:rsid w:val="00437568"/>
    <w:pPr>
      <w:spacing w:before="240" w:after="60" w:line="360" w:lineRule="auto"/>
      <w:jc w:val="center"/>
      <w:outlineLvl w:val="0"/>
    </w:pPr>
    <w:rPr>
      <w:rFonts w:ascii="Arial" w:eastAsia="宋体" w:hAnsi="Arial" w:cs="Arial"/>
      <w:b/>
      <w:bCs/>
      <w:sz w:val="32"/>
      <w:szCs w:val="32"/>
    </w:rPr>
  </w:style>
  <w:style w:type="character" w:customStyle="1" w:styleId="a8">
    <w:name w:val="标题字符"/>
    <w:basedOn w:val="a0"/>
    <w:link w:val="a7"/>
    <w:rsid w:val="00437568"/>
    <w:rPr>
      <w:rFonts w:ascii="Arial" w:eastAsia="宋体" w:hAnsi="Arial" w:cs="Arial"/>
      <w:b/>
      <w:bCs/>
      <w:sz w:val="32"/>
      <w:szCs w:val="32"/>
    </w:rPr>
  </w:style>
  <w:style w:type="paragraph" w:customStyle="1" w:styleId="Tabletext">
    <w:name w:val="Tabletext"/>
    <w:basedOn w:val="a"/>
    <w:rsid w:val="00437568"/>
    <w:pPr>
      <w:keepLines/>
      <w:spacing w:after="120" w:line="240" w:lineRule="atLeast"/>
      <w:jc w:val="left"/>
    </w:pPr>
    <w:rPr>
      <w:rFonts w:ascii="Calibri" w:eastAsia="宋体" w:hAnsi="Calibri" w:cs="Times New Roman"/>
      <w:kern w:val="0"/>
      <w:sz w:val="20"/>
      <w:szCs w:val="20"/>
      <w:lang w:eastAsia="en-US"/>
    </w:rPr>
  </w:style>
  <w:style w:type="paragraph" w:styleId="a9">
    <w:name w:val="header"/>
    <w:basedOn w:val="a"/>
    <w:link w:val="aa"/>
    <w:uiPriority w:val="99"/>
    <w:unhideWhenUsed/>
    <w:rsid w:val="00CA70B0"/>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CA70B0"/>
    <w:rPr>
      <w:sz w:val="18"/>
      <w:szCs w:val="18"/>
    </w:rPr>
  </w:style>
  <w:style w:type="paragraph" w:styleId="ab">
    <w:name w:val="footer"/>
    <w:basedOn w:val="a"/>
    <w:link w:val="ac"/>
    <w:uiPriority w:val="99"/>
    <w:unhideWhenUsed/>
    <w:rsid w:val="00CA70B0"/>
    <w:pPr>
      <w:tabs>
        <w:tab w:val="center" w:pos="4153"/>
        <w:tab w:val="right" w:pos="8306"/>
      </w:tabs>
      <w:snapToGrid w:val="0"/>
      <w:jc w:val="left"/>
    </w:pPr>
    <w:rPr>
      <w:sz w:val="18"/>
      <w:szCs w:val="18"/>
    </w:rPr>
  </w:style>
  <w:style w:type="character" w:customStyle="1" w:styleId="ac">
    <w:name w:val="页脚字符"/>
    <w:basedOn w:val="a0"/>
    <w:link w:val="ab"/>
    <w:uiPriority w:val="99"/>
    <w:rsid w:val="00CA70B0"/>
    <w:rPr>
      <w:sz w:val="18"/>
      <w:szCs w:val="18"/>
    </w:rPr>
  </w:style>
  <w:style w:type="table" w:styleId="ad">
    <w:name w:val="Table Grid"/>
    <w:basedOn w:val="a1"/>
    <w:uiPriority w:val="39"/>
    <w:rsid w:val="00DC5C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annotation text"/>
    <w:basedOn w:val="a"/>
    <w:link w:val="af"/>
    <w:uiPriority w:val="99"/>
    <w:semiHidden/>
    <w:unhideWhenUsed/>
    <w:rsid w:val="00B47096"/>
    <w:pPr>
      <w:jc w:val="left"/>
    </w:pPr>
  </w:style>
  <w:style w:type="character" w:customStyle="1" w:styleId="af">
    <w:name w:val="批注文字字符"/>
    <w:basedOn w:val="a0"/>
    <w:link w:val="ae"/>
    <w:uiPriority w:val="99"/>
    <w:semiHidden/>
    <w:rsid w:val="00B47096"/>
  </w:style>
  <w:style w:type="character" w:styleId="af0">
    <w:name w:val="annotation reference"/>
    <w:basedOn w:val="a0"/>
    <w:uiPriority w:val="99"/>
    <w:semiHidden/>
    <w:unhideWhenUsed/>
    <w:rsid w:val="002E7C5E"/>
    <w:rPr>
      <w:sz w:val="21"/>
      <w:szCs w:val="21"/>
    </w:rPr>
  </w:style>
  <w:style w:type="paragraph" w:styleId="af1">
    <w:name w:val="annotation subject"/>
    <w:basedOn w:val="ae"/>
    <w:next w:val="ae"/>
    <w:link w:val="af2"/>
    <w:uiPriority w:val="99"/>
    <w:semiHidden/>
    <w:unhideWhenUsed/>
    <w:rsid w:val="002E7C5E"/>
    <w:rPr>
      <w:b/>
      <w:bCs/>
    </w:rPr>
  </w:style>
  <w:style w:type="character" w:customStyle="1" w:styleId="af2">
    <w:name w:val="批注主题字符"/>
    <w:basedOn w:val="af"/>
    <w:link w:val="af1"/>
    <w:uiPriority w:val="99"/>
    <w:semiHidden/>
    <w:rsid w:val="002E7C5E"/>
    <w:rPr>
      <w:b/>
      <w:bCs/>
    </w:rPr>
  </w:style>
  <w:style w:type="paragraph" w:styleId="af3">
    <w:name w:val="Balloon Text"/>
    <w:basedOn w:val="a"/>
    <w:link w:val="af4"/>
    <w:uiPriority w:val="99"/>
    <w:semiHidden/>
    <w:unhideWhenUsed/>
    <w:rsid w:val="002E7C5E"/>
    <w:rPr>
      <w:rFonts w:ascii="宋体" w:eastAsia="宋体"/>
      <w:sz w:val="18"/>
      <w:szCs w:val="18"/>
    </w:rPr>
  </w:style>
  <w:style w:type="character" w:customStyle="1" w:styleId="af4">
    <w:name w:val="批注框文本字符"/>
    <w:basedOn w:val="a0"/>
    <w:link w:val="af3"/>
    <w:uiPriority w:val="99"/>
    <w:semiHidden/>
    <w:rsid w:val="002E7C5E"/>
    <w:rPr>
      <w:rFonts w:ascii="宋体" w:eastAsia="宋体"/>
      <w:sz w:val="18"/>
      <w:szCs w:val="18"/>
    </w:rPr>
  </w:style>
  <w:style w:type="paragraph" w:styleId="af5">
    <w:name w:val="Revision"/>
    <w:hidden/>
    <w:uiPriority w:val="99"/>
    <w:semiHidden/>
    <w:rsid w:val="00A37D1C"/>
  </w:style>
  <w:style w:type="paragraph" w:styleId="af6">
    <w:name w:val="No Spacing"/>
    <w:uiPriority w:val="1"/>
    <w:qFormat/>
    <w:rsid w:val="0081260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package" Target="embeddings/Microsoft_Excel____1.xlsx"/><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E370AE-3399-F543-806D-FBE0CC8E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33</Pages>
  <Words>1501</Words>
  <Characters>8560</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gxfan</cp:lastModifiedBy>
  <cp:revision>760</cp:revision>
  <dcterms:created xsi:type="dcterms:W3CDTF">2018-04-17T01:08:00Z</dcterms:created>
  <dcterms:modified xsi:type="dcterms:W3CDTF">2018-10-17T23:36:00Z</dcterms:modified>
</cp:coreProperties>
</file>